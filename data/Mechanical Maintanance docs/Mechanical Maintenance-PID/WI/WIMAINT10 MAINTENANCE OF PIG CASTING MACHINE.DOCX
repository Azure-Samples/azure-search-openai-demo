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384F6" w14:textId="77777777" w:rsidR="002732D2" w:rsidRPr="00273852" w:rsidRDefault="002732D2">
      <w:pPr>
        <w:rPr>
          <w:del w:id="0" w:author="00051521" w:date="2017-06-02T11:08:00Z"/>
          <w:rFonts w:ascii="Arial" w:hAnsi="Arial" w:cs="Arial"/>
          <w:sz w:val="23"/>
          <w:szCs w:val="23"/>
          <w:rPrChange w:id="1" w:author="00051521" w:date="2017-06-02T11:10:00Z">
            <w:rPr>
              <w:del w:id="2" w:author="00051521" w:date="2017-06-02T11:08:00Z"/>
            </w:rPr>
          </w:rPrChange>
        </w:rPr>
        <w:pPrChange w:id="3" w:author="00051521" w:date="2017-06-02T11:10:00Z">
          <w:pPr>
            <w:pStyle w:val="ListParagraph"/>
            <w:ind w:left="360"/>
          </w:pPr>
        </w:pPrChange>
      </w:pPr>
    </w:p>
    <w:p w14:paraId="4030B852" w14:textId="77777777" w:rsidR="002732D2" w:rsidRPr="00273852" w:rsidRDefault="002732D2">
      <w:pPr>
        <w:pStyle w:val="Standard"/>
        <w:jc w:val="both"/>
        <w:rPr>
          <w:del w:id="4" w:author="00051521" w:date="2017-06-02T11:08:00Z"/>
          <w:sz w:val="23"/>
          <w:szCs w:val="23"/>
        </w:rPr>
        <w:pPrChange w:id="5" w:author="00051521" w:date="2017-06-02T11:10:00Z">
          <w:pPr>
            <w:pStyle w:val="Standard"/>
            <w:ind w:left="360"/>
            <w:jc w:val="both"/>
          </w:pPr>
        </w:pPrChange>
      </w:pPr>
    </w:p>
    <w:p w14:paraId="281BEB72" w14:textId="77777777" w:rsidR="00C52B69" w:rsidRPr="00273852" w:rsidRDefault="00C52B69" w:rsidP="00C52B69">
      <w:pPr>
        <w:jc w:val="both"/>
        <w:rPr>
          <w:ins w:id="6" w:author="00051521" w:date="2017-06-06T19:20:00Z"/>
          <w:sz w:val="23"/>
          <w:szCs w:val="23"/>
        </w:rPr>
      </w:pPr>
      <w:ins w:id="7" w:author="00051521" w:date="2017-06-06T19:20:00Z">
        <w:r w:rsidRPr="00273852">
          <w:rPr>
            <w:b/>
            <w:sz w:val="23"/>
            <w:szCs w:val="23"/>
          </w:rPr>
          <w:t>ACTIVITY:</w:t>
        </w:r>
        <w:r w:rsidRPr="00273852">
          <w:rPr>
            <w:b/>
            <w:sz w:val="23"/>
            <w:szCs w:val="23"/>
          </w:rPr>
          <w:tab/>
        </w:r>
        <w:bookmarkStart w:id="8" w:name="Pig_Casting_Machine"/>
        <w:bookmarkEnd w:id="8"/>
        <w:r w:rsidRPr="00273852">
          <w:rPr>
            <w:b/>
            <w:sz w:val="23"/>
            <w:szCs w:val="23"/>
          </w:rPr>
          <w:t>MAINTENANCE OF PIG CASTING MACHINE</w:t>
        </w:r>
      </w:ins>
      <w:ins w:id="9" w:author="Pradhul" w:date="2019-11-16T06:12:00Z">
        <w:r w:rsidR="00C25DDF" w:rsidRPr="00273852">
          <w:rPr>
            <w:sz w:val="23"/>
            <w:szCs w:val="23"/>
          </w:rPr>
          <w:t xml:space="preserve"> </w:t>
        </w:r>
        <w:r w:rsidR="00C25DDF" w:rsidRPr="00273852">
          <w:rPr>
            <w:b/>
            <w:sz w:val="23"/>
            <w:szCs w:val="23"/>
            <w:rPrChange w:id="10" w:author="Pradhul" w:date="2019-11-16T06:13:00Z">
              <w:rPr/>
            </w:rPrChange>
          </w:rPr>
          <w:t xml:space="preserve">&amp; </w:t>
        </w:r>
        <w:r w:rsidR="00C25DDF" w:rsidRPr="00273852">
          <w:rPr>
            <w:b/>
            <w:sz w:val="23"/>
            <w:szCs w:val="23"/>
            <w:rPrChange w:id="11" w:author="Pradhul" w:date="2019-11-16T06:12:00Z">
              <w:rPr/>
            </w:rPrChange>
          </w:rPr>
          <w:t>ACCESSORIES</w:t>
        </w:r>
      </w:ins>
      <w:ins w:id="12" w:author="00051521" w:date="2017-06-06T19:20:00Z">
        <w:del w:id="13" w:author="Pradhul" w:date="2019-11-16T06:12:00Z">
          <w:r w:rsidRPr="00273852" w:rsidDel="00C25DDF">
            <w:rPr>
              <w:sz w:val="23"/>
              <w:szCs w:val="23"/>
            </w:rPr>
            <w:delText>.</w:delText>
          </w:r>
        </w:del>
      </w:ins>
    </w:p>
    <w:p w14:paraId="52243D18" w14:textId="77777777" w:rsidR="00C52B69" w:rsidRPr="00273852" w:rsidRDefault="00C52B69" w:rsidP="00C52B69">
      <w:pPr>
        <w:jc w:val="both"/>
        <w:rPr>
          <w:ins w:id="14" w:author="00051521" w:date="2017-06-06T19:20:00Z"/>
          <w:sz w:val="23"/>
          <w:szCs w:val="23"/>
        </w:rPr>
      </w:pPr>
      <w:ins w:id="15" w:author="00051521" w:date="2017-06-06T19:20:00Z">
        <w:r w:rsidRPr="00273852">
          <w:rPr>
            <w:sz w:val="23"/>
            <w:szCs w:val="23"/>
          </w:rPr>
          <w:t>______________________________________________________________________________________</w:t>
        </w:r>
      </w:ins>
    </w:p>
    <w:p w14:paraId="5348A2E6" w14:textId="77777777" w:rsidR="00C52B69" w:rsidRPr="00273852" w:rsidRDefault="00C52B69" w:rsidP="00C52B69">
      <w:pPr>
        <w:jc w:val="both"/>
        <w:rPr>
          <w:ins w:id="16" w:author="00051521" w:date="2017-06-06T19:20:00Z"/>
          <w:sz w:val="23"/>
          <w:szCs w:val="23"/>
        </w:rPr>
      </w:pPr>
    </w:p>
    <w:p w14:paraId="249E41F3" w14:textId="77777777" w:rsidR="00C52B69" w:rsidRPr="00273852" w:rsidRDefault="00C52B69" w:rsidP="00C52B69">
      <w:pPr>
        <w:numPr>
          <w:ilvl w:val="0"/>
          <w:numId w:val="3"/>
        </w:numPr>
        <w:jc w:val="both"/>
        <w:rPr>
          <w:ins w:id="17" w:author="00051521" w:date="2017-06-06T19:20:00Z"/>
          <w:sz w:val="23"/>
          <w:szCs w:val="23"/>
        </w:rPr>
      </w:pPr>
      <w:ins w:id="18" w:author="00051521" w:date="2017-06-06T19:20:00Z">
        <w:r w:rsidRPr="00273852">
          <w:rPr>
            <w:sz w:val="23"/>
            <w:szCs w:val="23"/>
          </w:rPr>
          <w:t>Objective</w:t>
        </w:r>
        <w:r w:rsidRPr="00273852">
          <w:rPr>
            <w:sz w:val="23"/>
            <w:szCs w:val="23"/>
          </w:rPr>
          <w:tab/>
        </w:r>
        <w:r w:rsidRPr="00273852">
          <w:rPr>
            <w:sz w:val="23"/>
            <w:szCs w:val="23"/>
          </w:rPr>
          <w:tab/>
          <w:t xml:space="preserve">: -  Safe maintenance of Pig casting machine for optimum </w:t>
        </w:r>
      </w:ins>
    </w:p>
    <w:p w14:paraId="6654CC6F" w14:textId="77777777" w:rsidR="00C52B69" w:rsidRPr="00273852" w:rsidRDefault="00C52B69" w:rsidP="00C52B69">
      <w:pPr>
        <w:ind w:left="2160"/>
        <w:jc w:val="both"/>
        <w:rPr>
          <w:ins w:id="19" w:author="00051521" w:date="2017-06-06T19:20:00Z"/>
          <w:sz w:val="23"/>
          <w:szCs w:val="23"/>
        </w:rPr>
      </w:pPr>
      <w:ins w:id="20" w:author="00051521" w:date="2017-06-06T19:20:00Z">
        <w:r w:rsidRPr="00273852">
          <w:rPr>
            <w:sz w:val="23"/>
            <w:szCs w:val="23"/>
          </w:rPr>
          <w:t xml:space="preserve">      Performance.</w:t>
        </w:r>
      </w:ins>
    </w:p>
    <w:p w14:paraId="5E33B143" w14:textId="77777777" w:rsidR="00C52B69" w:rsidRPr="00273852" w:rsidRDefault="00C52B69" w:rsidP="00C52B69">
      <w:pPr>
        <w:numPr>
          <w:ilvl w:val="0"/>
          <w:numId w:val="3"/>
        </w:numPr>
        <w:jc w:val="both"/>
        <w:rPr>
          <w:ins w:id="21" w:author="00051521" w:date="2017-06-06T19:20:00Z"/>
          <w:sz w:val="23"/>
          <w:szCs w:val="23"/>
        </w:rPr>
      </w:pPr>
      <w:ins w:id="22" w:author="00051521" w:date="2017-06-06T19:20:00Z">
        <w:r w:rsidRPr="00273852">
          <w:rPr>
            <w:sz w:val="23"/>
            <w:szCs w:val="23"/>
          </w:rPr>
          <w:t>Scope</w:t>
        </w:r>
        <w:r w:rsidRPr="00273852">
          <w:rPr>
            <w:sz w:val="23"/>
            <w:szCs w:val="23"/>
          </w:rPr>
          <w:tab/>
        </w:r>
        <w:r w:rsidRPr="00273852">
          <w:rPr>
            <w:sz w:val="23"/>
            <w:szCs w:val="23"/>
          </w:rPr>
          <w:tab/>
          <w:t>: -  Pig casting machine</w:t>
        </w:r>
      </w:ins>
    </w:p>
    <w:p w14:paraId="0024499C" w14:textId="77777777" w:rsidR="00C52B69" w:rsidRPr="00273852" w:rsidRDefault="00C52B69" w:rsidP="00C52B69">
      <w:pPr>
        <w:numPr>
          <w:ilvl w:val="0"/>
          <w:numId w:val="4"/>
        </w:numPr>
        <w:jc w:val="both"/>
        <w:rPr>
          <w:ins w:id="23" w:author="00051521" w:date="2017-06-06T19:20:00Z"/>
          <w:sz w:val="23"/>
          <w:szCs w:val="23"/>
        </w:rPr>
      </w:pPr>
      <w:ins w:id="24" w:author="00051521" w:date="2017-06-06T19:20:00Z">
        <w:r w:rsidRPr="00273852">
          <w:rPr>
            <w:sz w:val="23"/>
            <w:szCs w:val="23"/>
          </w:rPr>
          <w:t>Ref.</w:t>
        </w:r>
        <w:r w:rsidRPr="00273852">
          <w:rPr>
            <w:sz w:val="23"/>
            <w:szCs w:val="23"/>
          </w:rPr>
          <w:tab/>
        </w:r>
        <w:r w:rsidRPr="00273852">
          <w:rPr>
            <w:sz w:val="23"/>
            <w:szCs w:val="23"/>
          </w:rPr>
          <w:tab/>
          <w:t xml:space="preserve">: -  </w:t>
        </w:r>
      </w:ins>
    </w:p>
    <w:p w14:paraId="0B28993A" w14:textId="77777777" w:rsidR="00C52B69" w:rsidRPr="00273852" w:rsidRDefault="00C52B69" w:rsidP="00C52B69">
      <w:pPr>
        <w:numPr>
          <w:ilvl w:val="0"/>
          <w:numId w:val="5"/>
        </w:numPr>
        <w:jc w:val="both"/>
        <w:rPr>
          <w:ins w:id="25" w:author="00051521" w:date="2017-06-06T19:20:00Z"/>
          <w:sz w:val="23"/>
          <w:szCs w:val="23"/>
        </w:rPr>
      </w:pPr>
      <w:ins w:id="26" w:author="00051521" w:date="2017-06-06T19:20:00Z">
        <w:r w:rsidRPr="00273852">
          <w:rPr>
            <w:sz w:val="23"/>
            <w:szCs w:val="23"/>
          </w:rPr>
          <w:t>Responsibility</w:t>
        </w:r>
        <w:r w:rsidRPr="00273852">
          <w:rPr>
            <w:sz w:val="23"/>
            <w:szCs w:val="23"/>
          </w:rPr>
          <w:tab/>
          <w:t>: -  Engineer In Charge &amp; workmen at job</w:t>
        </w:r>
      </w:ins>
    </w:p>
    <w:p w14:paraId="2F8AF85A" w14:textId="77777777" w:rsidR="00C52B69" w:rsidRPr="00273852" w:rsidRDefault="00C52B69" w:rsidP="00C52B69">
      <w:pPr>
        <w:jc w:val="both"/>
        <w:rPr>
          <w:ins w:id="27" w:author="00051521" w:date="2017-06-06T19:20:00Z"/>
          <w:sz w:val="23"/>
          <w:szCs w:val="23"/>
        </w:rPr>
      </w:pPr>
    </w:p>
    <w:p w14:paraId="016651FB" w14:textId="77777777" w:rsidR="00C52B69" w:rsidRPr="00273852" w:rsidRDefault="00C52B69" w:rsidP="00C52B69">
      <w:pPr>
        <w:pStyle w:val="BodyText2"/>
        <w:rPr>
          <w:ins w:id="28" w:author="00051521" w:date="2017-06-06T19:20:00Z"/>
          <w:sz w:val="23"/>
          <w:szCs w:val="23"/>
        </w:rPr>
      </w:pPr>
      <w:ins w:id="29" w:author="00051521" w:date="2017-06-06T19:20:00Z">
        <w:r w:rsidRPr="00273852">
          <w:rPr>
            <w:sz w:val="23"/>
            <w:szCs w:val="23"/>
          </w:rPr>
          <w:t>PPE –s to be used:</w:t>
        </w:r>
      </w:ins>
    </w:p>
    <w:p w14:paraId="4D63C4BD" w14:textId="77777777" w:rsidR="00C52B69" w:rsidRPr="00273852" w:rsidRDefault="00C52B69" w:rsidP="00C52B69">
      <w:pPr>
        <w:jc w:val="both"/>
        <w:rPr>
          <w:ins w:id="30" w:author="00051521" w:date="2017-06-06T19:20:00Z"/>
          <w:sz w:val="23"/>
          <w:szCs w:val="23"/>
        </w:rPr>
      </w:pPr>
    </w:p>
    <w:p w14:paraId="077F71DA" w14:textId="77777777" w:rsidR="00C52B69" w:rsidRPr="00273852" w:rsidRDefault="00C52B69" w:rsidP="00C52B69">
      <w:pPr>
        <w:numPr>
          <w:ilvl w:val="0"/>
          <w:numId w:val="1"/>
        </w:numPr>
        <w:jc w:val="both"/>
        <w:rPr>
          <w:ins w:id="31" w:author="00051521" w:date="2017-06-06T19:20:00Z"/>
          <w:sz w:val="23"/>
          <w:szCs w:val="23"/>
        </w:rPr>
      </w:pPr>
      <w:ins w:id="32" w:author="00051521" w:date="2017-06-06T19:20:00Z">
        <w:r w:rsidRPr="00273852">
          <w:rPr>
            <w:sz w:val="23"/>
            <w:szCs w:val="23"/>
          </w:rPr>
          <w:t>Helmet, Safety shoes, Dust masks, Hand gloves and goggles, completely sealed goggles (for lime area), ear plugs.</w:t>
        </w:r>
      </w:ins>
    </w:p>
    <w:p w14:paraId="3F3F5DBC" w14:textId="77777777" w:rsidR="00C52B69" w:rsidRPr="00273852" w:rsidRDefault="00C52B69" w:rsidP="00C52B69">
      <w:pPr>
        <w:jc w:val="both"/>
        <w:rPr>
          <w:ins w:id="33" w:author="00051521" w:date="2017-06-06T19:20:00Z"/>
          <w:sz w:val="23"/>
          <w:szCs w:val="23"/>
        </w:rPr>
      </w:pPr>
    </w:p>
    <w:p w14:paraId="7CFBCF35" w14:textId="77777777" w:rsidR="00C52B69" w:rsidRPr="00273852" w:rsidRDefault="00C52B69" w:rsidP="00C52B69">
      <w:pPr>
        <w:numPr>
          <w:ilvl w:val="0"/>
          <w:numId w:val="8"/>
        </w:numPr>
        <w:jc w:val="both"/>
        <w:rPr>
          <w:ins w:id="34" w:author="00051521" w:date="2017-06-06T19:20:00Z"/>
          <w:sz w:val="23"/>
          <w:szCs w:val="23"/>
        </w:rPr>
      </w:pPr>
      <w:ins w:id="35" w:author="00051521" w:date="2017-06-06T19:20:00Z">
        <w:r w:rsidRPr="00273852">
          <w:rPr>
            <w:sz w:val="23"/>
            <w:szCs w:val="23"/>
          </w:rPr>
          <w:t>Work No 1</w:t>
        </w:r>
        <w:r w:rsidRPr="00273852">
          <w:rPr>
            <w:sz w:val="23"/>
            <w:szCs w:val="23"/>
          </w:rPr>
          <w:tab/>
          <w:t>: Roller changing/roller bracket changing and lubrication.</w:t>
        </w:r>
      </w:ins>
    </w:p>
    <w:p w14:paraId="63492341" w14:textId="77777777" w:rsidR="00C52B69" w:rsidRPr="00273852" w:rsidRDefault="00C52B69" w:rsidP="00C52B69">
      <w:pPr>
        <w:numPr>
          <w:ilvl w:val="0"/>
          <w:numId w:val="8"/>
        </w:numPr>
        <w:jc w:val="both"/>
        <w:rPr>
          <w:ins w:id="36" w:author="00051521" w:date="2017-06-06T19:20:00Z"/>
          <w:sz w:val="23"/>
          <w:szCs w:val="23"/>
        </w:rPr>
      </w:pPr>
      <w:ins w:id="37" w:author="00051521" w:date="2017-06-06T19:20:00Z">
        <w:r w:rsidRPr="00273852">
          <w:rPr>
            <w:sz w:val="23"/>
            <w:szCs w:val="23"/>
          </w:rPr>
          <w:t>Work No 2</w:t>
        </w:r>
        <w:r w:rsidRPr="00273852">
          <w:rPr>
            <w:sz w:val="23"/>
            <w:szCs w:val="23"/>
          </w:rPr>
          <w:tab/>
          <w:t>: Hammer repair and replacement.</w:t>
        </w:r>
      </w:ins>
    </w:p>
    <w:p w14:paraId="07DA7053" w14:textId="77777777" w:rsidR="00C52B69" w:rsidRPr="00273852" w:rsidRDefault="00C52B69" w:rsidP="00C52B69">
      <w:pPr>
        <w:numPr>
          <w:ilvl w:val="0"/>
          <w:numId w:val="8"/>
        </w:numPr>
        <w:jc w:val="both"/>
        <w:rPr>
          <w:ins w:id="38" w:author="00051521" w:date="2017-06-06T19:20:00Z"/>
          <w:sz w:val="23"/>
          <w:szCs w:val="23"/>
        </w:rPr>
      </w:pPr>
      <w:ins w:id="39" w:author="00051521" w:date="2017-06-06T19:20:00Z">
        <w:r w:rsidRPr="00273852">
          <w:rPr>
            <w:sz w:val="23"/>
            <w:szCs w:val="23"/>
          </w:rPr>
          <w:t>Work No 3</w:t>
        </w:r>
        <w:r w:rsidRPr="00273852">
          <w:rPr>
            <w:sz w:val="23"/>
            <w:szCs w:val="23"/>
          </w:rPr>
          <w:tab/>
          <w:t xml:space="preserve">: Online </w:t>
        </w:r>
        <w:proofErr w:type="spellStart"/>
        <w:r w:rsidRPr="00273852">
          <w:rPr>
            <w:sz w:val="23"/>
            <w:szCs w:val="23"/>
          </w:rPr>
          <w:t>mould</w:t>
        </w:r>
        <w:proofErr w:type="spellEnd"/>
        <w:r w:rsidRPr="00273852">
          <w:rPr>
            <w:sz w:val="23"/>
            <w:szCs w:val="23"/>
          </w:rPr>
          <w:t xml:space="preserve"> changing.</w:t>
        </w:r>
      </w:ins>
    </w:p>
    <w:p w14:paraId="6213CF5B" w14:textId="77777777" w:rsidR="00C52B69" w:rsidRPr="00273852" w:rsidRDefault="00C52B69" w:rsidP="00C52B69">
      <w:pPr>
        <w:numPr>
          <w:ilvl w:val="0"/>
          <w:numId w:val="8"/>
        </w:numPr>
        <w:jc w:val="both"/>
        <w:rPr>
          <w:ins w:id="40" w:author="00051521" w:date="2017-06-06T19:20:00Z"/>
          <w:sz w:val="23"/>
          <w:szCs w:val="23"/>
        </w:rPr>
      </w:pPr>
      <w:ins w:id="41" w:author="00051521" w:date="2017-06-06T19:20:00Z">
        <w:r w:rsidRPr="00273852">
          <w:rPr>
            <w:sz w:val="23"/>
            <w:szCs w:val="23"/>
          </w:rPr>
          <w:t>Work No 4</w:t>
        </w:r>
        <w:r w:rsidRPr="00273852">
          <w:rPr>
            <w:sz w:val="23"/>
            <w:szCs w:val="23"/>
          </w:rPr>
          <w:tab/>
          <w:t>: Drive/tail end sprocket changing.</w:t>
        </w:r>
      </w:ins>
    </w:p>
    <w:p w14:paraId="2D06C088" w14:textId="77777777" w:rsidR="00C52B69" w:rsidRPr="00273852" w:rsidRDefault="00C52B69" w:rsidP="00C52B69">
      <w:pPr>
        <w:numPr>
          <w:ilvl w:val="0"/>
          <w:numId w:val="8"/>
        </w:numPr>
        <w:jc w:val="both"/>
        <w:rPr>
          <w:ins w:id="42" w:author="00051521" w:date="2017-06-06T19:20:00Z"/>
          <w:sz w:val="23"/>
          <w:szCs w:val="23"/>
        </w:rPr>
      </w:pPr>
      <w:ins w:id="43" w:author="00051521" w:date="2017-06-06T19:20:00Z">
        <w:r w:rsidRPr="00273852">
          <w:rPr>
            <w:sz w:val="23"/>
            <w:szCs w:val="23"/>
          </w:rPr>
          <w:t>Work No 5</w:t>
        </w:r>
        <w:r w:rsidRPr="00273852">
          <w:rPr>
            <w:sz w:val="23"/>
            <w:szCs w:val="23"/>
          </w:rPr>
          <w:tab/>
          <w:t>: Drive gearbox changing.</w:t>
        </w:r>
      </w:ins>
    </w:p>
    <w:p w14:paraId="7714FF83" w14:textId="77777777" w:rsidR="00C52B69" w:rsidRPr="00273852" w:rsidRDefault="00C52B69" w:rsidP="00C52B69">
      <w:pPr>
        <w:numPr>
          <w:ilvl w:val="0"/>
          <w:numId w:val="8"/>
        </w:numPr>
        <w:jc w:val="both"/>
        <w:rPr>
          <w:ins w:id="44" w:author="00051521" w:date="2017-06-06T19:20:00Z"/>
          <w:sz w:val="23"/>
          <w:szCs w:val="23"/>
        </w:rPr>
      </w:pPr>
      <w:ins w:id="45" w:author="00051521" w:date="2017-06-06T19:20:00Z">
        <w:r w:rsidRPr="00273852">
          <w:rPr>
            <w:sz w:val="23"/>
            <w:szCs w:val="23"/>
          </w:rPr>
          <w:t>Work No 6</w:t>
        </w:r>
        <w:r w:rsidRPr="00273852">
          <w:rPr>
            <w:sz w:val="23"/>
            <w:szCs w:val="23"/>
          </w:rPr>
          <w:tab/>
          <w:t>: Chain link changing.</w:t>
        </w:r>
      </w:ins>
    </w:p>
    <w:p w14:paraId="7B9B4A2F" w14:textId="77777777" w:rsidR="00C52B69" w:rsidRPr="00273852" w:rsidRDefault="00C52B69" w:rsidP="00C52B69">
      <w:pPr>
        <w:numPr>
          <w:ilvl w:val="0"/>
          <w:numId w:val="8"/>
        </w:numPr>
        <w:jc w:val="both"/>
        <w:rPr>
          <w:ins w:id="46" w:author="00051521" w:date="2017-06-06T19:20:00Z"/>
          <w:sz w:val="23"/>
          <w:szCs w:val="23"/>
        </w:rPr>
      </w:pPr>
      <w:ins w:id="47" w:author="00051521" w:date="2017-06-06T19:20:00Z">
        <w:r w:rsidRPr="00273852">
          <w:rPr>
            <w:sz w:val="23"/>
            <w:szCs w:val="23"/>
          </w:rPr>
          <w:t>Work No 7</w:t>
        </w:r>
        <w:r w:rsidRPr="00273852">
          <w:rPr>
            <w:sz w:val="23"/>
            <w:szCs w:val="23"/>
          </w:rPr>
          <w:tab/>
          <w:t>: Chain links pin changing.</w:t>
        </w:r>
      </w:ins>
    </w:p>
    <w:p w14:paraId="0F79E82F" w14:textId="77777777" w:rsidR="00C52B69" w:rsidRPr="00273852" w:rsidRDefault="00C52B69" w:rsidP="00C52B69">
      <w:pPr>
        <w:numPr>
          <w:ilvl w:val="0"/>
          <w:numId w:val="8"/>
        </w:numPr>
        <w:jc w:val="both"/>
        <w:rPr>
          <w:ins w:id="48" w:author="00051521" w:date="2017-06-06T19:20:00Z"/>
          <w:sz w:val="23"/>
          <w:szCs w:val="23"/>
        </w:rPr>
      </w:pPr>
      <w:ins w:id="49" w:author="00051521" w:date="2017-06-06T19:20:00Z">
        <w:r w:rsidRPr="00273852">
          <w:rPr>
            <w:sz w:val="23"/>
            <w:szCs w:val="23"/>
          </w:rPr>
          <w:t>Work No 8: Lime pump changing.</w:t>
        </w:r>
      </w:ins>
    </w:p>
    <w:p w14:paraId="52CD1755" w14:textId="77777777" w:rsidR="00C52B69" w:rsidRPr="00273852" w:rsidRDefault="00C52B69" w:rsidP="00C52B69">
      <w:pPr>
        <w:numPr>
          <w:ilvl w:val="0"/>
          <w:numId w:val="8"/>
        </w:numPr>
        <w:jc w:val="both"/>
        <w:rPr>
          <w:ins w:id="50" w:author="00051521" w:date="2017-06-06T19:20:00Z"/>
          <w:sz w:val="23"/>
          <w:szCs w:val="23"/>
        </w:rPr>
      </w:pPr>
      <w:ins w:id="51" w:author="00051521" w:date="2017-06-06T19:20:00Z">
        <w:r w:rsidRPr="00273852">
          <w:rPr>
            <w:sz w:val="23"/>
            <w:szCs w:val="23"/>
          </w:rPr>
          <w:t>Work No 9</w:t>
        </w:r>
        <w:r w:rsidRPr="00273852">
          <w:rPr>
            <w:sz w:val="23"/>
            <w:szCs w:val="23"/>
          </w:rPr>
          <w:tab/>
          <w:t>: Lime spray cleaning/changing.</w:t>
        </w:r>
      </w:ins>
    </w:p>
    <w:p w14:paraId="210503ED" w14:textId="77777777" w:rsidR="00C52B69" w:rsidRPr="00273852" w:rsidRDefault="00C52B69" w:rsidP="00C52B69">
      <w:pPr>
        <w:numPr>
          <w:ilvl w:val="0"/>
          <w:numId w:val="8"/>
        </w:numPr>
        <w:jc w:val="both"/>
        <w:rPr>
          <w:ins w:id="52" w:author="00051521" w:date="2017-06-06T19:20:00Z"/>
          <w:sz w:val="23"/>
          <w:szCs w:val="23"/>
        </w:rPr>
      </w:pPr>
      <w:ins w:id="53" w:author="00051521" w:date="2017-06-06T19:20:00Z">
        <w:r w:rsidRPr="00273852">
          <w:rPr>
            <w:sz w:val="23"/>
            <w:szCs w:val="23"/>
          </w:rPr>
          <w:t>Work No 10: Lime agitator maintenance/replacement.</w:t>
        </w:r>
      </w:ins>
    </w:p>
    <w:p w14:paraId="58747217" w14:textId="77777777" w:rsidR="00C52B69" w:rsidRPr="00273852" w:rsidRDefault="00C52B69" w:rsidP="00C52B69">
      <w:pPr>
        <w:numPr>
          <w:ilvl w:val="0"/>
          <w:numId w:val="8"/>
        </w:numPr>
        <w:jc w:val="both"/>
        <w:rPr>
          <w:ins w:id="54" w:author="00051521" w:date="2017-06-06T19:20:00Z"/>
          <w:sz w:val="23"/>
          <w:szCs w:val="23"/>
        </w:rPr>
      </w:pPr>
      <w:ins w:id="55" w:author="00051521" w:date="2017-06-06T19:20:00Z">
        <w:r w:rsidRPr="00273852">
          <w:rPr>
            <w:sz w:val="23"/>
            <w:szCs w:val="23"/>
          </w:rPr>
          <w:t>Work No 11: Lime stirrer maintenance.</w:t>
        </w:r>
      </w:ins>
    </w:p>
    <w:p w14:paraId="0649B1C7" w14:textId="77777777" w:rsidR="00C52B69" w:rsidRPr="00273852" w:rsidRDefault="00C52B69" w:rsidP="00C52B69">
      <w:pPr>
        <w:numPr>
          <w:ilvl w:val="0"/>
          <w:numId w:val="8"/>
        </w:numPr>
        <w:jc w:val="both"/>
        <w:rPr>
          <w:ins w:id="56" w:author="00051521" w:date="2017-06-06T19:20:00Z"/>
          <w:sz w:val="23"/>
          <w:szCs w:val="23"/>
        </w:rPr>
      </w:pPr>
      <w:ins w:id="57" w:author="00051521" w:date="2017-06-06T19:20:00Z">
        <w:r w:rsidRPr="00273852">
          <w:rPr>
            <w:sz w:val="23"/>
            <w:szCs w:val="23"/>
          </w:rPr>
          <w:t xml:space="preserve">Work No 12: Topping up of oil of fluid coupling </w:t>
        </w:r>
      </w:ins>
    </w:p>
    <w:p w14:paraId="5435D577" w14:textId="77777777" w:rsidR="00C52B69" w:rsidRPr="00273852" w:rsidRDefault="00C52B69" w:rsidP="00C52B69">
      <w:pPr>
        <w:numPr>
          <w:ilvl w:val="0"/>
          <w:numId w:val="8"/>
        </w:numPr>
        <w:jc w:val="both"/>
        <w:rPr>
          <w:ins w:id="58" w:author="00051521" w:date="2017-06-06T19:20:00Z"/>
          <w:sz w:val="23"/>
          <w:szCs w:val="23"/>
        </w:rPr>
      </w:pPr>
      <w:ins w:id="59" w:author="00051521" w:date="2017-06-06T19:20:00Z">
        <w:r w:rsidRPr="00273852">
          <w:rPr>
            <w:sz w:val="23"/>
            <w:szCs w:val="23"/>
          </w:rPr>
          <w:t>Work No 13: Maintenance of swiveling launder cranes</w:t>
        </w:r>
      </w:ins>
    </w:p>
    <w:p w14:paraId="304B1C95" w14:textId="77777777" w:rsidR="00C52B69" w:rsidRPr="00273852" w:rsidRDefault="00C52B69" w:rsidP="00C52B69">
      <w:pPr>
        <w:numPr>
          <w:ilvl w:val="0"/>
          <w:numId w:val="8"/>
        </w:numPr>
        <w:jc w:val="both"/>
        <w:rPr>
          <w:ins w:id="60" w:author="00051521" w:date="2017-06-06T19:20:00Z"/>
          <w:sz w:val="23"/>
          <w:szCs w:val="23"/>
        </w:rPr>
      </w:pPr>
      <w:ins w:id="61" w:author="00051521" w:date="2017-06-06T19:20:00Z">
        <w:r w:rsidRPr="00273852">
          <w:rPr>
            <w:sz w:val="23"/>
            <w:szCs w:val="23"/>
          </w:rPr>
          <w:t>Work No 14: PCM 4 modification for direct loading of pigs in trucks</w:t>
        </w:r>
      </w:ins>
    </w:p>
    <w:p w14:paraId="4C945E9D" w14:textId="77777777" w:rsidR="00C52B69" w:rsidRPr="00273852" w:rsidRDefault="00C52B69" w:rsidP="00C52B69">
      <w:pPr>
        <w:numPr>
          <w:ilvl w:val="0"/>
          <w:numId w:val="8"/>
        </w:numPr>
        <w:jc w:val="both"/>
        <w:rPr>
          <w:ins w:id="62" w:author="00051521" w:date="2017-06-06T19:20:00Z"/>
          <w:sz w:val="23"/>
          <w:szCs w:val="23"/>
        </w:rPr>
      </w:pPr>
      <w:ins w:id="63" w:author="00051521" w:date="2017-06-06T19:20:00Z">
        <w:r w:rsidRPr="00273852">
          <w:rPr>
            <w:sz w:val="23"/>
            <w:szCs w:val="23"/>
          </w:rPr>
          <w:t>Work No 15: PCM 4 metal pouring runner modification</w:t>
        </w:r>
      </w:ins>
    </w:p>
    <w:p w14:paraId="72FE88BF" w14:textId="77777777" w:rsidR="00C52B69" w:rsidRPr="00273852" w:rsidRDefault="00C52B69" w:rsidP="00C52B69">
      <w:pPr>
        <w:numPr>
          <w:ilvl w:val="0"/>
          <w:numId w:val="8"/>
        </w:numPr>
        <w:jc w:val="both"/>
        <w:rPr>
          <w:ins w:id="64" w:author="00051521" w:date="2017-06-06T19:20:00Z"/>
          <w:sz w:val="23"/>
          <w:szCs w:val="23"/>
        </w:rPr>
      </w:pPr>
      <w:ins w:id="65" w:author="00051521" w:date="2017-06-06T19:20:00Z">
        <w:r w:rsidRPr="00273852">
          <w:rPr>
            <w:sz w:val="23"/>
            <w:szCs w:val="23"/>
          </w:rPr>
          <w:t>Work No 16: Working on Diverter Chute</w:t>
        </w:r>
      </w:ins>
    </w:p>
    <w:p w14:paraId="29D0EDD1" w14:textId="77777777" w:rsidR="00C52B69" w:rsidRPr="00273852" w:rsidRDefault="00C52B69" w:rsidP="00C52B69">
      <w:pPr>
        <w:numPr>
          <w:ilvl w:val="0"/>
          <w:numId w:val="8"/>
        </w:numPr>
        <w:jc w:val="both"/>
        <w:rPr>
          <w:ins w:id="66" w:author="00051521" w:date="2017-06-06T19:20:00Z"/>
          <w:sz w:val="23"/>
          <w:szCs w:val="23"/>
        </w:rPr>
      </w:pPr>
      <w:ins w:id="67" w:author="00051521" w:date="2017-06-06T19:20:00Z">
        <w:r w:rsidRPr="00273852">
          <w:rPr>
            <w:sz w:val="23"/>
            <w:szCs w:val="23"/>
          </w:rPr>
          <w:t>Work No 17: Replacement of Pneumatic Cylinder of Diverter Chute</w:t>
        </w:r>
      </w:ins>
    </w:p>
    <w:p w14:paraId="4F402A17" w14:textId="77777777" w:rsidR="00C52B69" w:rsidRPr="00273852" w:rsidRDefault="00C52B69" w:rsidP="00C52B69">
      <w:pPr>
        <w:numPr>
          <w:ilvl w:val="0"/>
          <w:numId w:val="8"/>
        </w:numPr>
        <w:jc w:val="both"/>
        <w:rPr>
          <w:ins w:id="68" w:author="00051521" w:date="2017-06-06T19:20:00Z"/>
          <w:sz w:val="23"/>
          <w:szCs w:val="23"/>
        </w:rPr>
      </w:pPr>
      <w:ins w:id="69" w:author="00051521" w:date="2017-06-06T19:20:00Z">
        <w:r w:rsidRPr="00273852">
          <w:rPr>
            <w:sz w:val="23"/>
            <w:szCs w:val="23"/>
          </w:rPr>
          <w:t>Work No 18: Replacement and commissioning Ladle tilter motor</w:t>
        </w:r>
      </w:ins>
    </w:p>
    <w:p w14:paraId="6B9B92EA" w14:textId="77777777" w:rsidR="00C52B69" w:rsidRPr="00273852" w:rsidRDefault="00C52B69" w:rsidP="00C52B69">
      <w:pPr>
        <w:numPr>
          <w:ilvl w:val="0"/>
          <w:numId w:val="8"/>
        </w:numPr>
        <w:jc w:val="both"/>
        <w:rPr>
          <w:ins w:id="70" w:author="00051521" w:date="2017-06-06T19:20:00Z"/>
          <w:sz w:val="23"/>
          <w:szCs w:val="23"/>
        </w:rPr>
      </w:pPr>
      <w:ins w:id="71" w:author="00051521" w:date="2017-06-06T19:20:00Z">
        <w:r w:rsidRPr="00273852">
          <w:rPr>
            <w:sz w:val="23"/>
            <w:szCs w:val="23"/>
          </w:rPr>
          <w:t>Work No 19: Fabrication of safe working platform for Flocculant stirrer tank</w:t>
        </w:r>
      </w:ins>
    </w:p>
    <w:p w14:paraId="4A5FFDB0" w14:textId="77777777" w:rsidR="00C52B69" w:rsidRPr="00273852" w:rsidRDefault="00C52B69" w:rsidP="00C52B69">
      <w:pPr>
        <w:numPr>
          <w:ilvl w:val="0"/>
          <w:numId w:val="8"/>
        </w:numPr>
        <w:jc w:val="both"/>
        <w:rPr>
          <w:ins w:id="72" w:author="00051521" w:date="2017-06-06T19:20:00Z"/>
          <w:sz w:val="23"/>
          <w:szCs w:val="23"/>
        </w:rPr>
      </w:pPr>
      <w:ins w:id="73" w:author="00051521" w:date="2017-06-06T19:20:00Z">
        <w:r w:rsidRPr="00273852">
          <w:rPr>
            <w:sz w:val="23"/>
            <w:szCs w:val="23"/>
          </w:rPr>
          <w:t>Work No 20: Replacement of primary and secondary discharge chutes</w:t>
        </w:r>
      </w:ins>
    </w:p>
    <w:p w14:paraId="5F942B51" w14:textId="77777777" w:rsidR="00C52B69" w:rsidRPr="00273852" w:rsidRDefault="00C52B69" w:rsidP="00C52B69">
      <w:pPr>
        <w:numPr>
          <w:ilvl w:val="0"/>
          <w:numId w:val="8"/>
        </w:numPr>
        <w:jc w:val="both"/>
        <w:rPr>
          <w:ins w:id="74" w:author="Pradhul" w:date="2019-11-16T05:59:00Z"/>
          <w:sz w:val="23"/>
          <w:szCs w:val="23"/>
        </w:rPr>
      </w:pPr>
      <w:ins w:id="75" w:author="00051521" w:date="2017-06-06T19:20:00Z">
        <w:r w:rsidRPr="00273852">
          <w:rPr>
            <w:sz w:val="23"/>
            <w:szCs w:val="23"/>
          </w:rPr>
          <w:t xml:space="preserve">Work No 21: Replacement of discharge chute liners </w:t>
        </w:r>
      </w:ins>
    </w:p>
    <w:p w14:paraId="524EAF39" w14:textId="77777777" w:rsidR="00EE5832" w:rsidRPr="00273852" w:rsidRDefault="00EE5832" w:rsidP="00C52B69">
      <w:pPr>
        <w:numPr>
          <w:ilvl w:val="0"/>
          <w:numId w:val="8"/>
        </w:numPr>
        <w:jc w:val="both"/>
        <w:rPr>
          <w:ins w:id="76" w:author="Pradhul" w:date="2019-11-16T06:23:00Z"/>
          <w:sz w:val="23"/>
          <w:szCs w:val="23"/>
        </w:rPr>
      </w:pPr>
      <w:ins w:id="77" w:author="Pradhul" w:date="2019-11-16T05:59:00Z">
        <w:r w:rsidRPr="00273852">
          <w:rPr>
            <w:sz w:val="23"/>
            <w:szCs w:val="23"/>
          </w:rPr>
          <w:t xml:space="preserve">Work No 22: </w:t>
        </w:r>
      </w:ins>
      <w:ins w:id="78" w:author="Pradhul" w:date="2019-11-16T06:00:00Z">
        <w:r w:rsidRPr="00273852">
          <w:rPr>
            <w:sz w:val="23"/>
            <w:szCs w:val="23"/>
            <w:rPrChange w:id="79" w:author="Pradhul" w:date="2019-11-16T06:06:00Z">
              <w:rPr/>
            </w:rPrChange>
          </w:rPr>
          <w:t>Replacement of Lime stirrer.</w:t>
        </w:r>
      </w:ins>
    </w:p>
    <w:p w14:paraId="2FA4EDA8" w14:textId="77777777" w:rsidR="00CB6D0A" w:rsidRPr="00273852" w:rsidRDefault="00257BB8" w:rsidP="00C52B69">
      <w:pPr>
        <w:numPr>
          <w:ilvl w:val="0"/>
          <w:numId w:val="8"/>
        </w:numPr>
        <w:jc w:val="both"/>
        <w:rPr>
          <w:ins w:id="80" w:author="Pradhul" w:date="2019-11-16T06:23:00Z"/>
          <w:sz w:val="23"/>
          <w:szCs w:val="23"/>
        </w:rPr>
      </w:pPr>
      <w:ins w:id="81" w:author="Pradhul" w:date="2019-11-16T06:23:00Z">
        <w:r w:rsidRPr="00273852">
          <w:rPr>
            <w:sz w:val="23"/>
            <w:szCs w:val="23"/>
          </w:rPr>
          <w:t>Work No 23</w:t>
        </w:r>
        <w:r w:rsidR="00CB6D0A" w:rsidRPr="00273852">
          <w:rPr>
            <w:sz w:val="23"/>
            <w:szCs w:val="23"/>
          </w:rPr>
          <w:t xml:space="preserve">: </w:t>
        </w:r>
      </w:ins>
      <w:ins w:id="82" w:author="Pradhul" w:date="2019-11-16T06:24:00Z">
        <w:r w:rsidR="00CB6D0A" w:rsidRPr="00273852">
          <w:rPr>
            <w:sz w:val="23"/>
            <w:szCs w:val="23"/>
          </w:rPr>
          <w:t>PCM#3 Extension &amp; Maintenance</w:t>
        </w:r>
      </w:ins>
    </w:p>
    <w:p w14:paraId="653E189A" w14:textId="77777777" w:rsidR="00CB6D0A" w:rsidRPr="00273852" w:rsidRDefault="00CB6D0A">
      <w:pPr>
        <w:jc w:val="both"/>
        <w:rPr>
          <w:ins w:id="83" w:author="00051521" w:date="2017-06-06T19:20:00Z"/>
          <w:sz w:val="23"/>
          <w:szCs w:val="23"/>
        </w:rPr>
        <w:pPrChange w:id="84" w:author="Pradhul" w:date="2019-11-16T06:23:00Z">
          <w:pPr>
            <w:numPr>
              <w:numId w:val="8"/>
            </w:numPr>
            <w:tabs>
              <w:tab w:val="num" w:pos="360"/>
            </w:tabs>
            <w:ind w:left="360" w:hanging="360"/>
            <w:jc w:val="both"/>
          </w:pPr>
        </w:pPrChange>
      </w:pPr>
    </w:p>
    <w:p w14:paraId="1A42AC3B" w14:textId="77777777" w:rsidR="00C52B69" w:rsidRPr="00273852" w:rsidRDefault="00C52B69" w:rsidP="00C52B69">
      <w:pPr>
        <w:jc w:val="both"/>
        <w:rPr>
          <w:ins w:id="85" w:author="00051521" w:date="2017-06-06T19:20:00Z"/>
          <w:sz w:val="23"/>
          <w:szCs w:val="23"/>
        </w:rPr>
      </w:pPr>
    </w:p>
    <w:p w14:paraId="0AD61693" w14:textId="77777777" w:rsidR="00C52B69" w:rsidRPr="00273852" w:rsidRDefault="00C52B69" w:rsidP="00C52B69">
      <w:pPr>
        <w:pStyle w:val="Heading7"/>
        <w:rPr>
          <w:ins w:id="86" w:author="00051521" w:date="2017-06-06T19:20:00Z"/>
          <w:sz w:val="23"/>
          <w:szCs w:val="23"/>
        </w:rPr>
      </w:pPr>
      <w:ins w:id="87" w:author="00051521" w:date="2017-06-06T19:20:00Z">
        <w:r w:rsidRPr="00273852">
          <w:rPr>
            <w:sz w:val="23"/>
            <w:szCs w:val="23"/>
          </w:rPr>
          <w:t>Aspect – impact</w:t>
        </w:r>
      </w:ins>
    </w:p>
    <w:p w14:paraId="522CAF49" w14:textId="77777777" w:rsidR="00C52B69" w:rsidRPr="00273852" w:rsidRDefault="00C52B69" w:rsidP="00C52B69">
      <w:pPr>
        <w:jc w:val="both"/>
        <w:rPr>
          <w:ins w:id="88" w:author="00051521" w:date="2017-06-06T19:20:00Z"/>
          <w:sz w:val="23"/>
          <w:szCs w:val="23"/>
        </w:rPr>
      </w:pPr>
    </w:p>
    <w:tbl>
      <w:tblPr>
        <w:tblW w:w="0" w:type="auto"/>
        <w:tblInd w:w="-15" w:type="dxa"/>
        <w:tblLayout w:type="fixed"/>
        <w:tblCellMar>
          <w:left w:w="0" w:type="dxa"/>
          <w:right w:w="0" w:type="dxa"/>
        </w:tblCellMar>
        <w:tblLook w:val="0000" w:firstRow="0" w:lastRow="0" w:firstColumn="0" w:lastColumn="0" w:noHBand="0" w:noVBand="0"/>
      </w:tblPr>
      <w:tblGrid>
        <w:gridCol w:w="2465"/>
        <w:gridCol w:w="6215"/>
      </w:tblGrid>
      <w:tr w:rsidR="00C52B69" w:rsidRPr="00273852" w14:paraId="28C7860B" w14:textId="77777777" w:rsidTr="001257AE">
        <w:trPr>
          <w:trHeight w:val="510"/>
          <w:ins w:id="89" w:author="00051521" w:date="2017-06-06T19:20:00Z"/>
        </w:trPr>
        <w:tc>
          <w:tcPr>
            <w:tcW w:w="2465" w:type="dxa"/>
            <w:tcBorders>
              <w:top w:val="nil"/>
              <w:left w:val="nil"/>
              <w:bottom w:val="nil"/>
              <w:right w:val="nil"/>
            </w:tcBorders>
          </w:tcPr>
          <w:p w14:paraId="174D71F7" w14:textId="77777777" w:rsidR="00C52B69" w:rsidRPr="00273852" w:rsidRDefault="00C52B69" w:rsidP="001257AE">
            <w:pPr>
              <w:rPr>
                <w:ins w:id="90" w:author="00051521" w:date="2017-06-06T19:20:00Z"/>
                <w:rFonts w:ascii="Arial" w:hAnsi="Arial"/>
                <w:sz w:val="23"/>
                <w:szCs w:val="23"/>
              </w:rPr>
            </w:pPr>
            <w:ins w:id="91" w:author="00051521" w:date="2017-06-06T19:20:00Z">
              <w:r w:rsidRPr="00273852">
                <w:rPr>
                  <w:rFonts w:ascii="Arial" w:hAnsi="Arial"/>
                  <w:sz w:val="23"/>
                  <w:szCs w:val="23"/>
                </w:rPr>
                <w:lastRenderedPageBreak/>
                <w:t>Oil Spillage</w:t>
              </w:r>
            </w:ins>
          </w:p>
        </w:tc>
        <w:tc>
          <w:tcPr>
            <w:tcW w:w="6215" w:type="dxa"/>
            <w:tcBorders>
              <w:top w:val="nil"/>
              <w:left w:val="nil"/>
              <w:bottom w:val="nil"/>
              <w:right w:val="nil"/>
            </w:tcBorders>
          </w:tcPr>
          <w:p w14:paraId="1119E088" w14:textId="77777777" w:rsidR="00C52B69" w:rsidRPr="00273852" w:rsidRDefault="00C52B69" w:rsidP="001257AE">
            <w:pPr>
              <w:rPr>
                <w:ins w:id="92" w:author="00051521" w:date="2017-06-06T19:20:00Z"/>
                <w:rFonts w:ascii="Arial" w:hAnsi="Arial"/>
                <w:sz w:val="23"/>
                <w:szCs w:val="23"/>
              </w:rPr>
            </w:pPr>
            <w:ins w:id="93" w:author="00051521" w:date="2017-06-06T19:20:00Z">
              <w:r w:rsidRPr="00273852">
                <w:rPr>
                  <w:rFonts w:ascii="Arial" w:hAnsi="Arial"/>
                  <w:sz w:val="23"/>
                  <w:szCs w:val="23"/>
                </w:rPr>
                <w:t xml:space="preserve">Land contamination &amp; Resource Depletion </w:t>
              </w:r>
            </w:ins>
          </w:p>
        </w:tc>
      </w:tr>
      <w:tr w:rsidR="00C52B69" w:rsidRPr="00273852" w14:paraId="56ECD272" w14:textId="77777777" w:rsidTr="001257AE">
        <w:trPr>
          <w:trHeight w:val="255"/>
          <w:ins w:id="94" w:author="00051521" w:date="2017-06-06T19:20:00Z"/>
        </w:trPr>
        <w:tc>
          <w:tcPr>
            <w:tcW w:w="2465" w:type="dxa"/>
            <w:tcBorders>
              <w:top w:val="nil"/>
              <w:left w:val="nil"/>
              <w:bottom w:val="nil"/>
              <w:right w:val="nil"/>
            </w:tcBorders>
          </w:tcPr>
          <w:p w14:paraId="096E1629" w14:textId="77777777" w:rsidR="00C52B69" w:rsidRPr="00273852" w:rsidRDefault="00C52B69" w:rsidP="001257AE">
            <w:pPr>
              <w:rPr>
                <w:ins w:id="95" w:author="00051521" w:date="2017-06-06T19:20:00Z"/>
                <w:rFonts w:ascii="Arial" w:hAnsi="Arial"/>
                <w:sz w:val="23"/>
                <w:szCs w:val="23"/>
              </w:rPr>
            </w:pPr>
            <w:ins w:id="96" w:author="00051521" w:date="2017-06-06T19:20:00Z">
              <w:r w:rsidRPr="00273852">
                <w:rPr>
                  <w:rFonts w:ascii="Arial" w:hAnsi="Arial"/>
                  <w:sz w:val="23"/>
                  <w:szCs w:val="23"/>
                </w:rPr>
                <w:t>Scrap generation</w:t>
              </w:r>
            </w:ins>
          </w:p>
        </w:tc>
        <w:tc>
          <w:tcPr>
            <w:tcW w:w="6215" w:type="dxa"/>
            <w:tcBorders>
              <w:top w:val="nil"/>
              <w:left w:val="nil"/>
              <w:bottom w:val="nil"/>
              <w:right w:val="nil"/>
            </w:tcBorders>
          </w:tcPr>
          <w:p w14:paraId="5F54E548" w14:textId="77777777" w:rsidR="00C52B69" w:rsidRPr="00273852" w:rsidRDefault="00C52B69" w:rsidP="001257AE">
            <w:pPr>
              <w:rPr>
                <w:ins w:id="97" w:author="00051521" w:date="2017-06-06T19:20:00Z"/>
                <w:rFonts w:ascii="Arial" w:hAnsi="Arial"/>
                <w:sz w:val="23"/>
                <w:szCs w:val="23"/>
              </w:rPr>
            </w:pPr>
            <w:ins w:id="98" w:author="00051521" w:date="2017-06-06T19:20:00Z">
              <w:r w:rsidRPr="00273852">
                <w:rPr>
                  <w:rFonts w:ascii="Arial" w:hAnsi="Arial"/>
                  <w:sz w:val="23"/>
                  <w:szCs w:val="23"/>
                </w:rPr>
                <w:t>Resource Depletion</w:t>
              </w:r>
            </w:ins>
          </w:p>
        </w:tc>
      </w:tr>
      <w:tr w:rsidR="00C52B69" w:rsidRPr="00273852" w14:paraId="213EF5B0" w14:textId="77777777" w:rsidTr="001257AE">
        <w:trPr>
          <w:trHeight w:val="255"/>
          <w:ins w:id="99" w:author="00051521" w:date="2017-06-06T19:20:00Z"/>
        </w:trPr>
        <w:tc>
          <w:tcPr>
            <w:tcW w:w="2465" w:type="dxa"/>
            <w:tcBorders>
              <w:top w:val="nil"/>
              <w:left w:val="nil"/>
              <w:bottom w:val="nil"/>
              <w:right w:val="nil"/>
            </w:tcBorders>
          </w:tcPr>
          <w:p w14:paraId="565250B4" w14:textId="77777777" w:rsidR="00C52B69" w:rsidRPr="00273852" w:rsidRDefault="00C52B69" w:rsidP="001257AE">
            <w:pPr>
              <w:rPr>
                <w:ins w:id="100" w:author="00051521" w:date="2017-06-06T19:20:00Z"/>
                <w:rFonts w:ascii="Arial" w:hAnsi="Arial"/>
                <w:sz w:val="23"/>
                <w:szCs w:val="23"/>
              </w:rPr>
            </w:pPr>
            <w:ins w:id="101" w:author="00051521" w:date="2017-06-06T19:20:00Z">
              <w:r w:rsidRPr="00273852">
                <w:rPr>
                  <w:rFonts w:ascii="Arial" w:hAnsi="Arial"/>
                  <w:sz w:val="23"/>
                  <w:szCs w:val="23"/>
                </w:rPr>
                <w:t>Oil traced waste generation</w:t>
              </w:r>
            </w:ins>
          </w:p>
        </w:tc>
        <w:tc>
          <w:tcPr>
            <w:tcW w:w="6215" w:type="dxa"/>
            <w:tcBorders>
              <w:top w:val="nil"/>
              <w:left w:val="nil"/>
              <w:bottom w:val="nil"/>
              <w:right w:val="nil"/>
            </w:tcBorders>
          </w:tcPr>
          <w:p w14:paraId="2EEEFBCF" w14:textId="77777777" w:rsidR="00C52B69" w:rsidRPr="00273852" w:rsidRDefault="00C52B69" w:rsidP="001257AE">
            <w:pPr>
              <w:rPr>
                <w:ins w:id="102" w:author="00051521" w:date="2017-06-06T19:20:00Z"/>
                <w:rFonts w:ascii="Arial" w:hAnsi="Arial"/>
                <w:sz w:val="23"/>
                <w:szCs w:val="23"/>
              </w:rPr>
            </w:pPr>
            <w:ins w:id="103" w:author="00051521" w:date="2017-06-06T19:20:00Z">
              <w:r w:rsidRPr="00273852">
                <w:rPr>
                  <w:rFonts w:ascii="Arial" w:hAnsi="Arial"/>
                  <w:sz w:val="23"/>
                  <w:szCs w:val="23"/>
                </w:rPr>
                <w:t xml:space="preserve">Land contamination &amp; Resource Depletion </w:t>
              </w:r>
            </w:ins>
          </w:p>
        </w:tc>
      </w:tr>
    </w:tbl>
    <w:p w14:paraId="07643157" w14:textId="77777777" w:rsidR="00C52B69" w:rsidRPr="00273852" w:rsidRDefault="00C52B69" w:rsidP="00C52B69">
      <w:pPr>
        <w:jc w:val="both"/>
        <w:rPr>
          <w:ins w:id="104" w:author="00051521" w:date="2017-06-06T19:20:00Z"/>
          <w:sz w:val="23"/>
          <w:szCs w:val="23"/>
        </w:rPr>
      </w:pPr>
    </w:p>
    <w:p w14:paraId="29C58643" w14:textId="77777777" w:rsidR="00C52B69" w:rsidRPr="00273852" w:rsidRDefault="00C52B69" w:rsidP="00C52B69">
      <w:pPr>
        <w:pStyle w:val="BodyText2"/>
        <w:spacing w:line="340" w:lineRule="atLeast"/>
        <w:jc w:val="left"/>
        <w:rPr>
          <w:ins w:id="105" w:author="00051521" w:date="2017-06-06T19:20:00Z"/>
          <w:sz w:val="23"/>
          <w:szCs w:val="23"/>
          <w:u w:val="single"/>
        </w:rPr>
      </w:pPr>
      <w:ins w:id="106" w:author="00051521" w:date="2017-06-06T19:20:00Z">
        <w:r w:rsidRPr="00273852">
          <w:rPr>
            <w:sz w:val="23"/>
            <w:szCs w:val="23"/>
          </w:rPr>
          <w:t>Hazards identified</w:t>
        </w:r>
        <w:r w:rsidRPr="00273852">
          <w:rPr>
            <w:b w:val="0"/>
            <w:sz w:val="23"/>
            <w:szCs w:val="23"/>
            <w:u w:val="single"/>
          </w:rPr>
          <w:t xml:space="preserve"> </w:t>
        </w:r>
      </w:ins>
    </w:p>
    <w:p w14:paraId="19BC7FE6" w14:textId="77777777" w:rsidR="00C52B69" w:rsidRPr="00273852" w:rsidRDefault="00C52B69" w:rsidP="00C52B69">
      <w:pPr>
        <w:pStyle w:val="BodyText2"/>
        <w:spacing w:line="340" w:lineRule="atLeast"/>
        <w:jc w:val="left"/>
        <w:rPr>
          <w:ins w:id="107" w:author="00051521" w:date="2017-06-06T19:20:00Z"/>
          <w:b w:val="0"/>
          <w:sz w:val="23"/>
          <w:szCs w:val="23"/>
          <w:u w:val="single"/>
        </w:rPr>
      </w:pPr>
      <w:ins w:id="108" w:author="00051521" w:date="2017-06-06T19:20:00Z">
        <w:r w:rsidRPr="00273852">
          <w:rPr>
            <w:b w:val="0"/>
            <w:sz w:val="23"/>
            <w:szCs w:val="23"/>
            <w:u w:val="single"/>
          </w:rPr>
          <w:t>Mechanical Hazard:</w:t>
        </w:r>
        <w:r w:rsidRPr="00273852">
          <w:rPr>
            <w:b w:val="0"/>
            <w:sz w:val="23"/>
            <w:szCs w:val="23"/>
            <w:u w:val="single"/>
          </w:rPr>
          <w:tab/>
        </w:r>
        <w:r w:rsidRPr="00273852">
          <w:rPr>
            <w:b w:val="0"/>
            <w:sz w:val="23"/>
            <w:szCs w:val="23"/>
            <w:u w:val="single"/>
          </w:rPr>
          <w:tab/>
        </w:r>
      </w:ins>
    </w:p>
    <w:p w14:paraId="6F835FF0" w14:textId="77777777" w:rsidR="00C52B69" w:rsidRPr="00273852" w:rsidRDefault="00C52B69" w:rsidP="00C52B69">
      <w:pPr>
        <w:pStyle w:val="BodyText2"/>
        <w:numPr>
          <w:ilvl w:val="0"/>
          <w:numId w:val="24"/>
        </w:numPr>
        <w:spacing w:line="340" w:lineRule="atLeast"/>
        <w:jc w:val="left"/>
        <w:rPr>
          <w:ins w:id="109" w:author="00051521" w:date="2017-06-06T19:20:00Z"/>
          <w:b w:val="0"/>
          <w:sz w:val="23"/>
          <w:szCs w:val="23"/>
        </w:rPr>
      </w:pPr>
      <w:ins w:id="110" w:author="00051521" w:date="2017-06-06T19:20:00Z">
        <w:r w:rsidRPr="00273852">
          <w:rPr>
            <w:b w:val="0"/>
            <w:sz w:val="23"/>
            <w:szCs w:val="23"/>
          </w:rPr>
          <w:t xml:space="preserve">Trapping between two objects, </w:t>
        </w:r>
      </w:ins>
    </w:p>
    <w:p w14:paraId="1E045BAC" w14:textId="77777777" w:rsidR="00C52B69" w:rsidRPr="00273852" w:rsidRDefault="00C52B69" w:rsidP="00C52B69">
      <w:pPr>
        <w:pStyle w:val="BodyText2"/>
        <w:numPr>
          <w:ilvl w:val="0"/>
          <w:numId w:val="24"/>
        </w:numPr>
        <w:spacing w:line="340" w:lineRule="atLeast"/>
        <w:jc w:val="left"/>
        <w:rPr>
          <w:ins w:id="111" w:author="00051521" w:date="2017-06-06T19:20:00Z"/>
          <w:b w:val="0"/>
          <w:sz w:val="23"/>
          <w:szCs w:val="23"/>
        </w:rPr>
      </w:pPr>
      <w:ins w:id="112" w:author="00051521" w:date="2017-06-06T19:20:00Z">
        <w:r w:rsidRPr="00273852">
          <w:rPr>
            <w:b w:val="0"/>
            <w:sz w:val="23"/>
            <w:szCs w:val="23"/>
          </w:rPr>
          <w:t>Fall of material, equipment, hammer, tools, slinged items, bolts</w:t>
        </w:r>
      </w:ins>
    </w:p>
    <w:p w14:paraId="283D951A" w14:textId="77777777" w:rsidR="00C52B69" w:rsidRPr="00273852" w:rsidRDefault="00C52B69" w:rsidP="00C52B69">
      <w:pPr>
        <w:pStyle w:val="BodyText2"/>
        <w:numPr>
          <w:ilvl w:val="0"/>
          <w:numId w:val="24"/>
        </w:numPr>
        <w:spacing w:line="340" w:lineRule="atLeast"/>
        <w:jc w:val="left"/>
        <w:rPr>
          <w:ins w:id="113" w:author="00051521" w:date="2017-06-06T19:20:00Z"/>
          <w:b w:val="0"/>
          <w:sz w:val="23"/>
          <w:szCs w:val="23"/>
        </w:rPr>
      </w:pPr>
      <w:ins w:id="114" w:author="00051521" w:date="2017-06-06T19:20:00Z">
        <w:r w:rsidRPr="00273852">
          <w:rPr>
            <w:b w:val="0"/>
            <w:sz w:val="23"/>
            <w:szCs w:val="23"/>
          </w:rPr>
          <w:t>Fall of person from platform</w:t>
        </w:r>
      </w:ins>
    </w:p>
    <w:p w14:paraId="5D8DC216" w14:textId="77777777" w:rsidR="00C52B69" w:rsidRPr="00273852" w:rsidRDefault="00C52B69" w:rsidP="00C52B69">
      <w:pPr>
        <w:pStyle w:val="BodyText2"/>
        <w:numPr>
          <w:ilvl w:val="0"/>
          <w:numId w:val="24"/>
        </w:numPr>
        <w:spacing w:line="340" w:lineRule="atLeast"/>
        <w:jc w:val="left"/>
        <w:rPr>
          <w:ins w:id="115" w:author="00051521" w:date="2017-06-06T19:20:00Z"/>
          <w:b w:val="0"/>
          <w:sz w:val="23"/>
          <w:szCs w:val="23"/>
        </w:rPr>
      </w:pPr>
      <w:ins w:id="116" w:author="00051521" w:date="2017-06-06T19:20:00Z">
        <w:r w:rsidRPr="00273852">
          <w:rPr>
            <w:b w:val="0"/>
            <w:sz w:val="23"/>
            <w:szCs w:val="23"/>
          </w:rPr>
          <w:t>Entanglement in moving PCM, hammer, link, rollers, swiveling crane, hoist pulley, wire rope</w:t>
        </w:r>
      </w:ins>
    </w:p>
    <w:p w14:paraId="225BB650" w14:textId="77777777" w:rsidR="00C52B69" w:rsidRPr="00273852" w:rsidRDefault="00C52B69" w:rsidP="00C52B69">
      <w:pPr>
        <w:pStyle w:val="BodyText2"/>
        <w:numPr>
          <w:ilvl w:val="0"/>
          <w:numId w:val="24"/>
        </w:numPr>
        <w:spacing w:line="340" w:lineRule="atLeast"/>
        <w:jc w:val="left"/>
        <w:rPr>
          <w:ins w:id="117" w:author="00051521" w:date="2017-06-06T19:20:00Z"/>
          <w:b w:val="0"/>
          <w:sz w:val="23"/>
          <w:szCs w:val="23"/>
        </w:rPr>
      </w:pPr>
      <w:ins w:id="118" w:author="00051521" w:date="2017-06-06T19:20:00Z">
        <w:r w:rsidRPr="00273852">
          <w:rPr>
            <w:b w:val="0"/>
            <w:sz w:val="23"/>
            <w:szCs w:val="23"/>
          </w:rPr>
          <w:t>Impact of moving / slinged items</w:t>
        </w:r>
      </w:ins>
    </w:p>
    <w:p w14:paraId="336DD941" w14:textId="77777777" w:rsidR="00C52B69" w:rsidRPr="00273852" w:rsidRDefault="00C52B69" w:rsidP="00C52B69">
      <w:pPr>
        <w:pStyle w:val="BodyText2"/>
        <w:numPr>
          <w:ilvl w:val="0"/>
          <w:numId w:val="24"/>
        </w:numPr>
        <w:spacing w:line="340" w:lineRule="atLeast"/>
        <w:jc w:val="left"/>
        <w:rPr>
          <w:ins w:id="119" w:author="00051521" w:date="2017-06-06T19:20:00Z"/>
          <w:b w:val="0"/>
          <w:sz w:val="23"/>
          <w:szCs w:val="23"/>
        </w:rPr>
      </w:pPr>
      <w:ins w:id="120" w:author="00051521" w:date="2017-06-06T19:20:00Z">
        <w:r w:rsidRPr="00273852">
          <w:rPr>
            <w:b w:val="0"/>
            <w:sz w:val="23"/>
            <w:szCs w:val="23"/>
          </w:rPr>
          <w:t>Trapping in between cranes (25/12T and 12T magnet crane) and structure</w:t>
        </w:r>
      </w:ins>
    </w:p>
    <w:p w14:paraId="18346350" w14:textId="77777777" w:rsidR="00C52B69" w:rsidRPr="00273852" w:rsidRDefault="00C52B69" w:rsidP="00C52B69">
      <w:pPr>
        <w:pStyle w:val="BodyText2"/>
        <w:numPr>
          <w:ilvl w:val="0"/>
          <w:numId w:val="24"/>
        </w:numPr>
        <w:spacing w:line="340" w:lineRule="atLeast"/>
        <w:jc w:val="left"/>
        <w:rPr>
          <w:ins w:id="121" w:author="00051521" w:date="2017-06-06T19:20:00Z"/>
          <w:b w:val="0"/>
          <w:sz w:val="23"/>
          <w:szCs w:val="23"/>
        </w:rPr>
      </w:pPr>
      <w:ins w:id="122" w:author="00051521" w:date="2017-06-06T19:20:00Z">
        <w:r w:rsidRPr="00273852">
          <w:rPr>
            <w:b w:val="0"/>
            <w:sz w:val="23"/>
            <w:szCs w:val="23"/>
          </w:rPr>
          <w:t>Trapping in between earth moving machineries like wheel loaders, truck, back hoe, etc.</w:t>
        </w:r>
      </w:ins>
    </w:p>
    <w:p w14:paraId="2CD2BF97" w14:textId="77777777" w:rsidR="00C52B69" w:rsidRPr="00273852" w:rsidRDefault="00C52B69" w:rsidP="00C52B69">
      <w:pPr>
        <w:pStyle w:val="BodyText2"/>
        <w:numPr>
          <w:ilvl w:val="0"/>
          <w:numId w:val="24"/>
        </w:numPr>
        <w:spacing w:line="340" w:lineRule="atLeast"/>
        <w:jc w:val="left"/>
        <w:rPr>
          <w:ins w:id="123" w:author="00051521" w:date="2017-06-06T19:20:00Z"/>
          <w:b w:val="0"/>
          <w:sz w:val="23"/>
          <w:szCs w:val="23"/>
        </w:rPr>
      </w:pPr>
      <w:ins w:id="124" w:author="00051521" w:date="2017-06-06T19:20:00Z">
        <w:r w:rsidRPr="00273852">
          <w:rPr>
            <w:b w:val="0"/>
            <w:sz w:val="23"/>
            <w:szCs w:val="23"/>
          </w:rPr>
          <w:t xml:space="preserve">Failure of link </w:t>
        </w:r>
      </w:ins>
    </w:p>
    <w:p w14:paraId="2C0CE14B" w14:textId="77777777" w:rsidR="00C52B69" w:rsidRPr="00273852" w:rsidRDefault="00C52B69" w:rsidP="00C52B69">
      <w:pPr>
        <w:pStyle w:val="BodyText2"/>
        <w:numPr>
          <w:ilvl w:val="0"/>
          <w:numId w:val="24"/>
        </w:numPr>
        <w:spacing w:line="340" w:lineRule="atLeast"/>
        <w:jc w:val="left"/>
        <w:rPr>
          <w:ins w:id="125" w:author="00051521" w:date="2017-06-06T19:20:00Z"/>
          <w:b w:val="0"/>
          <w:sz w:val="23"/>
          <w:szCs w:val="23"/>
        </w:rPr>
      </w:pPr>
      <w:ins w:id="126" w:author="00051521" w:date="2017-06-06T19:20:00Z">
        <w:r w:rsidRPr="00273852">
          <w:rPr>
            <w:b w:val="0"/>
            <w:sz w:val="23"/>
            <w:szCs w:val="23"/>
          </w:rPr>
          <w:t xml:space="preserve">Fall of </w:t>
        </w:r>
        <w:proofErr w:type="spellStart"/>
        <w:r w:rsidRPr="00273852">
          <w:rPr>
            <w:b w:val="0"/>
            <w:sz w:val="23"/>
            <w:szCs w:val="23"/>
          </w:rPr>
          <w:t>mould</w:t>
        </w:r>
        <w:proofErr w:type="spellEnd"/>
        <w:r w:rsidRPr="00273852">
          <w:rPr>
            <w:b w:val="0"/>
            <w:sz w:val="23"/>
            <w:szCs w:val="23"/>
          </w:rPr>
          <w:t xml:space="preserve"> from sling</w:t>
        </w:r>
      </w:ins>
    </w:p>
    <w:p w14:paraId="052BC122" w14:textId="77777777" w:rsidR="00C52B69" w:rsidRPr="00273852" w:rsidDel="003C56C5" w:rsidRDefault="00C52B69" w:rsidP="00C52B69">
      <w:pPr>
        <w:pStyle w:val="BodyText2"/>
        <w:numPr>
          <w:ilvl w:val="0"/>
          <w:numId w:val="24"/>
        </w:numPr>
        <w:spacing w:line="340" w:lineRule="atLeast"/>
        <w:jc w:val="left"/>
        <w:rPr>
          <w:ins w:id="127" w:author="00051521" w:date="2017-06-06T19:20:00Z"/>
          <w:del w:id="128" w:author="Pradhul" w:date="2019-11-16T06:15:00Z"/>
          <w:b w:val="0"/>
          <w:sz w:val="23"/>
          <w:szCs w:val="23"/>
        </w:rPr>
      </w:pPr>
      <w:ins w:id="129" w:author="00051521" w:date="2017-06-06T19:20:00Z">
        <w:r w:rsidRPr="00273852">
          <w:rPr>
            <w:b w:val="0"/>
            <w:sz w:val="23"/>
            <w:szCs w:val="23"/>
          </w:rPr>
          <w:t>Impact of swiveling hoist</w:t>
        </w:r>
      </w:ins>
    </w:p>
    <w:p w14:paraId="7A9CE261" w14:textId="77777777" w:rsidR="00C52B69" w:rsidRPr="00273852" w:rsidRDefault="00C52B69">
      <w:pPr>
        <w:pStyle w:val="BodyText2"/>
        <w:numPr>
          <w:ilvl w:val="0"/>
          <w:numId w:val="24"/>
        </w:numPr>
        <w:spacing w:line="340" w:lineRule="atLeast"/>
        <w:jc w:val="left"/>
        <w:rPr>
          <w:ins w:id="130" w:author="00051521" w:date="2017-06-06T19:20:00Z"/>
          <w:b w:val="0"/>
          <w:sz w:val="23"/>
          <w:szCs w:val="23"/>
        </w:rPr>
      </w:pPr>
      <w:ins w:id="131" w:author="00051521" w:date="2017-06-06T19:20:00Z">
        <w:del w:id="132" w:author="Pradhul" w:date="2019-11-16T06:15:00Z">
          <w:r w:rsidRPr="00273852" w:rsidDel="003C56C5">
            <w:rPr>
              <w:b w:val="0"/>
              <w:sz w:val="23"/>
              <w:szCs w:val="23"/>
            </w:rPr>
            <w:delText>Impact of swiveling host with hot metal crane</w:delText>
          </w:r>
        </w:del>
      </w:ins>
    </w:p>
    <w:p w14:paraId="6FA5A9CF" w14:textId="77777777" w:rsidR="00C52B69" w:rsidRPr="00273852" w:rsidRDefault="00C52B69" w:rsidP="00C52B69">
      <w:pPr>
        <w:pStyle w:val="BodyText2"/>
        <w:numPr>
          <w:ilvl w:val="0"/>
          <w:numId w:val="24"/>
        </w:numPr>
        <w:spacing w:line="340" w:lineRule="atLeast"/>
        <w:jc w:val="left"/>
        <w:rPr>
          <w:ins w:id="133" w:author="00051521" w:date="2017-06-06T19:20:00Z"/>
          <w:b w:val="0"/>
          <w:sz w:val="23"/>
          <w:szCs w:val="23"/>
        </w:rPr>
      </w:pPr>
      <w:ins w:id="134" w:author="00051521" w:date="2017-06-06T19:20:00Z">
        <w:r w:rsidRPr="00273852">
          <w:rPr>
            <w:b w:val="0"/>
            <w:sz w:val="23"/>
            <w:szCs w:val="23"/>
          </w:rPr>
          <w:t>Roll back of link chain</w:t>
        </w:r>
      </w:ins>
    </w:p>
    <w:p w14:paraId="41704CBB" w14:textId="77777777" w:rsidR="00C52B69" w:rsidRPr="00273852" w:rsidRDefault="00C52B69" w:rsidP="00C52B69">
      <w:pPr>
        <w:pStyle w:val="BodyText2"/>
        <w:numPr>
          <w:ilvl w:val="0"/>
          <w:numId w:val="24"/>
        </w:numPr>
        <w:spacing w:line="340" w:lineRule="atLeast"/>
        <w:jc w:val="left"/>
        <w:rPr>
          <w:ins w:id="135" w:author="00051521" w:date="2017-06-06T19:20:00Z"/>
          <w:b w:val="0"/>
          <w:sz w:val="23"/>
          <w:szCs w:val="23"/>
        </w:rPr>
      </w:pPr>
      <w:ins w:id="136" w:author="00051521" w:date="2017-06-06T19:20:00Z">
        <w:r w:rsidRPr="00273852">
          <w:rPr>
            <w:b w:val="0"/>
            <w:sz w:val="23"/>
            <w:szCs w:val="23"/>
          </w:rPr>
          <w:t>Wire rope snapping of swiveling launder hoist.</w:t>
        </w:r>
      </w:ins>
    </w:p>
    <w:p w14:paraId="0C3C7662" w14:textId="77777777" w:rsidR="00C52B69" w:rsidRPr="00273852" w:rsidRDefault="00C52B69" w:rsidP="00C52B69">
      <w:pPr>
        <w:pStyle w:val="BodyText2"/>
        <w:numPr>
          <w:ilvl w:val="0"/>
          <w:numId w:val="24"/>
        </w:numPr>
        <w:spacing w:line="340" w:lineRule="atLeast"/>
        <w:jc w:val="left"/>
        <w:rPr>
          <w:ins w:id="137" w:author="00051521" w:date="2017-06-06T19:20:00Z"/>
          <w:b w:val="0"/>
          <w:sz w:val="23"/>
          <w:szCs w:val="23"/>
        </w:rPr>
      </w:pPr>
      <w:ins w:id="138" w:author="00051521" w:date="2017-06-06T19:20:00Z">
        <w:r w:rsidRPr="00273852">
          <w:rPr>
            <w:b w:val="0"/>
            <w:sz w:val="23"/>
            <w:szCs w:val="23"/>
          </w:rPr>
          <w:t>Wheel nut falling on person from height.</w:t>
        </w:r>
      </w:ins>
    </w:p>
    <w:p w14:paraId="069635EB" w14:textId="77777777" w:rsidR="00C52B69" w:rsidRPr="00273852" w:rsidRDefault="00C52B69" w:rsidP="00C52B69">
      <w:pPr>
        <w:pStyle w:val="BodyText2"/>
        <w:numPr>
          <w:ilvl w:val="0"/>
          <w:numId w:val="24"/>
        </w:numPr>
        <w:spacing w:line="340" w:lineRule="atLeast"/>
        <w:jc w:val="left"/>
        <w:rPr>
          <w:ins w:id="139" w:author="00051521" w:date="2017-06-06T19:20:00Z"/>
          <w:b w:val="0"/>
          <w:sz w:val="23"/>
          <w:szCs w:val="23"/>
        </w:rPr>
      </w:pPr>
      <w:ins w:id="140" w:author="00051521" w:date="2017-06-06T19:20:00Z">
        <w:r w:rsidRPr="00273852">
          <w:rPr>
            <w:b w:val="0"/>
            <w:sz w:val="23"/>
            <w:szCs w:val="23"/>
          </w:rPr>
          <w:t>Contact with hot metal when working in PCM tail end during ladle pouring/cast open/furnace hearth draining.</w:t>
        </w:r>
      </w:ins>
    </w:p>
    <w:p w14:paraId="4B9F2135" w14:textId="77777777" w:rsidR="00C52B69" w:rsidRPr="00273852" w:rsidRDefault="00C52B69" w:rsidP="00C52B69">
      <w:pPr>
        <w:pStyle w:val="BodyText2"/>
        <w:numPr>
          <w:ilvl w:val="0"/>
          <w:numId w:val="24"/>
        </w:numPr>
        <w:spacing w:line="340" w:lineRule="atLeast"/>
        <w:jc w:val="left"/>
        <w:rPr>
          <w:ins w:id="141" w:author="00051521" w:date="2017-06-06T19:20:00Z"/>
          <w:b w:val="0"/>
          <w:sz w:val="23"/>
          <w:szCs w:val="23"/>
        </w:rPr>
      </w:pPr>
      <w:ins w:id="142" w:author="00051521" w:date="2017-06-06T19:20:00Z">
        <w:r w:rsidRPr="00273852">
          <w:rPr>
            <w:b w:val="0"/>
            <w:sz w:val="23"/>
            <w:szCs w:val="23"/>
          </w:rPr>
          <w:t>Hitting of 25/12T crane/</w:t>
        </w:r>
        <w:r w:rsidRPr="00273852" w:rsidDel="00F728DF">
          <w:rPr>
            <w:b w:val="0"/>
            <w:sz w:val="23"/>
            <w:szCs w:val="23"/>
          </w:rPr>
          <w:t xml:space="preserve"> </w:t>
        </w:r>
        <w:r w:rsidRPr="00273852">
          <w:rPr>
            <w:b w:val="0"/>
            <w:sz w:val="23"/>
            <w:szCs w:val="23"/>
          </w:rPr>
          <w:t>/ladle/slag pot/HITACHI while working in PCM discharge area.</w:t>
        </w:r>
      </w:ins>
    </w:p>
    <w:p w14:paraId="32C9C7DF" w14:textId="77777777" w:rsidR="00C52B69" w:rsidRPr="00273852" w:rsidRDefault="00C52B69" w:rsidP="00C52B69">
      <w:pPr>
        <w:pStyle w:val="BodyText2"/>
        <w:numPr>
          <w:ilvl w:val="0"/>
          <w:numId w:val="24"/>
        </w:numPr>
        <w:spacing w:line="340" w:lineRule="atLeast"/>
        <w:jc w:val="left"/>
        <w:rPr>
          <w:ins w:id="143" w:author="00051521" w:date="2017-06-06T19:20:00Z"/>
          <w:b w:val="0"/>
          <w:sz w:val="23"/>
          <w:szCs w:val="23"/>
        </w:rPr>
      </w:pPr>
      <w:ins w:id="144" w:author="00051521" w:date="2017-06-06T19:20:00Z">
        <w:r w:rsidRPr="00273852">
          <w:rPr>
            <w:b w:val="0"/>
            <w:sz w:val="23"/>
            <w:szCs w:val="23"/>
          </w:rPr>
          <w:t>Fall of person while replacing the hammer</w:t>
        </w:r>
      </w:ins>
    </w:p>
    <w:p w14:paraId="020572C8" w14:textId="77777777" w:rsidR="00C52B69" w:rsidRPr="00273852" w:rsidRDefault="00C52B69" w:rsidP="00C52B69">
      <w:pPr>
        <w:pStyle w:val="BodyText2"/>
        <w:numPr>
          <w:ilvl w:val="0"/>
          <w:numId w:val="24"/>
        </w:numPr>
        <w:spacing w:line="340" w:lineRule="atLeast"/>
        <w:jc w:val="left"/>
        <w:rPr>
          <w:ins w:id="145" w:author="00051521" w:date="2017-06-06T19:20:00Z"/>
          <w:b w:val="0"/>
          <w:sz w:val="23"/>
          <w:szCs w:val="23"/>
        </w:rPr>
      </w:pPr>
      <w:ins w:id="146" w:author="00051521" w:date="2017-06-06T19:20:00Z">
        <w:r w:rsidRPr="00273852">
          <w:rPr>
            <w:b w:val="0"/>
            <w:sz w:val="23"/>
            <w:szCs w:val="23"/>
          </w:rPr>
          <w:t>Trapping of body parts in between diverter chutes while working on diverter chute/pneumatic cylinder.</w:t>
        </w:r>
      </w:ins>
    </w:p>
    <w:p w14:paraId="2611220C" w14:textId="77777777" w:rsidR="00C52B69" w:rsidRPr="00273852" w:rsidRDefault="00C52B69" w:rsidP="00C52B69">
      <w:pPr>
        <w:pStyle w:val="BodyText2"/>
        <w:numPr>
          <w:ilvl w:val="0"/>
          <w:numId w:val="24"/>
        </w:numPr>
        <w:spacing w:line="340" w:lineRule="atLeast"/>
        <w:jc w:val="left"/>
        <w:rPr>
          <w:ins w:id="147" w:author="00051521" w:date="2017-06-06T19:20:00Z"/>
          <w:b w:val="0"/>
          <w:sz w:val="23"/>
          <w:szCs w:val="23"/>
        </w:rPr>
      </w:pPr>
      <w:ins w:id="148" w:author="00051521" w:date="2017-06-06T19:20:00Z">
        <w:r w:rsidRPr="00273852">
          <w:rPr>
            <w:b w:val="0"/>
            <w:sz w:val="23"/>
            <w:szCs w:val="23"/>
          </w:rPr>
          <w:t>Flying of pig iron chips from the discharge chutes and hitting a person.</w:t>
        </w:r>
      </w:ins>
    </w:p>
    <w:p w14:paraId="7A53F376" w14:textId="77777777" w:rsidR="00C52B69" w:rsidRPr="00273852" w:rsidRDefault="00C52B69" w:rsidP="00C52B69">
      <w:pPr>
        <w:pStyle w:val="BodyText2"/>
        <w:numPr>
          <w:ilvl w:val="0"/>
          <w:numId w:val="24"/>
        </w:numPr>
        <w:spacing w:line="340" w:lineRule="atLeast"/>
        <w:jc w:val="left"/>
        <w:rPr>
          <w:ins w:id="149" w:author="00051521" w:date="2017-06-06T19:20:00Z"/>
          <w:b w:val="0"/>
          <w:sz w:val="23"/>
          <w:szCs w:val="23"/>
        </w:rPr>
      </w:pPr>
      <w:ins w:id="150" w:author="00051521" w:date="2017-06-06T19:20:00Z">
        <w:r w:rsidRPr="00273852">
          <w:rPr>
            <w:b w:val="0"/>
            <w:sz w:val="23"/>
            <w:szCs w:val="23"/>
          </w:rPr>
          <w:t>Fall of pigs on person when diverter chute is operated &amp; persons walking in front of PCM</w:t>
        </w:r>
      </w:ins>
    </w:p>
    <w:p w14:paraId="01AFE331" w14:textId="77777777" w:rsidR="00C52B69" w:rsidRPr="00273852" w:rsidRDefault="00C52B69" w:rsidP="00C52B69">
      <w:pPr>
        <w:pStyle w:val="BodyText2"/>
        <w:numPr>
          <w:ilvl w:val="0"/>
          <w:numId w:val="24"/>
        </w:numPr>
        <w:spacing w:line="340" w:lineRule="atLeast"/>
        <w:jc w:val="left"/>
        <w:rPr>
          <w:ins w:id="151" w:author="00051521" w:date="2017-06-06T19:20:00Z"/>
          <w:b w:val="0"/>
          <w:sz w:val="23"/>
          <w:szCs w:val="23"/>
        </w:rPr>
      </w:pPr>
      <w:ins w:id="152" w:author="00051521" w:date="2017-06-06T19:20:00Z">
        <w:r w:rsidRPr="00273852">
          <w:rPr>
            <w:b w:val="0"/>
            <w:sz w:val="23"/>
            <w:szCs w:val="23"/>
          </w:rPr>
          <w:t xml:space="preserve">Fall of </w:t>
        </w:r>
        <w:proofErr w:type="spellStart"/>
        <w:r w:rsidRPr="00273852">
          <w:rPr>
            <w:b w:val="0"/>
            <w:sz w:val="23"/>
            <w:szCs w:val="23"/>
          </w:rPr>
          <w:t>swivelling</w:t>
        </w:r>
        <w:proofErr w:type="spellEnd"/>
        <w:r w:rsidRPr="00273852">
          <w:rPr>
            <w:b w:val="0"/>
            <w:sz w:val="23"/>
            <w:szCs w:val="23"/>
          </w:rPr>
          <w:t xml:space="preserve"> crane parts</w:t>
        </w:r>
      </w:ins>
      <w:ins w:id="153" w:author="Pradhul" w:date="2019-11-16T06:09:00Z">
        <w:r w:rsidR="00C25DDF" w:rsidRPr="00273852">
          <w:rPr>
            <w:b w:val="0"/>
            <w:sz w:val="23"/>
            <w:szCs w:val="23"/>
          </w:rPr>
          <w:t>.</w:t>
        </w:r>
      </w:ins>
    </w:p>
    <w:p w14:paraId="53AB82E0" w14:textId="77777777" w:rsidR="00C52B69" w:rsidRPr="00273852" w:rsidRDefault="00C52B69" w:rsidP="00C52B69">
      <w:pPr>
        <w:pStyle w:val="BodyText2"/>
        <w:numPr>
          <w:ilvl w:val="0"/>
          <w:numId w:val="24"/>
        </w:numPr>
        <w:spacing w:line="340" w:lineRule="atLeast"/>
        <w:jc w:val="left"/>
        <w:rPr>
          <w:ins w:id="154" w:author="Pradhul" w:date="2019-11-16T06:09:00Z"/>
          <w:b w:val="0"/>
          <w:sz w:val="23"/>
          <w:szCs w:val="23"/>
        </w:rPr>
      </w:pPr>
      <w:ins w:id="155" w:author="00051521" w:date="2017-06-06T19:20:00Z">
        <w:r w:rsidRPr="00273852">
          <w:rPr>
            <w:b w:val="0"/>
            <w:sz w:val="23"/>
            <w:szCs w:val="23"/>
          </w:rPr>
          <w:t xml:space="preserve">Splashing </w:t>
        </w:r>
        <w:del w:id="156" w:author="Pradhul" w:date="2019-11-16T06:16:00Z">
          <w:r w:rsidRPr="00273852" w:rsidDel="00FF10A1">
            <w:rPr>
              <w:b w:val="0"/>
              <w:sz w:val="23"/>
              <w:szCs w:val="23"/>
            </w:rPr>
            <w:delText xml:space="preserve"> </w:delText>
          </w:r>
        </w:del>
        <w:r w:rsidRPr="00273852">
          <w:rPr>
            <w:b w:val="0"/>
            <w:sz w:val="23"/>
            <w:szCs w:val="23"/>
          </w:rPr>
          <w:t>of hot water</w:t>
        </w:r>
      </w:ins>
      <w:ins w:id="157" w:author="Pradhul" w:date="2019-11-16T06:09:00Z">
        <w:r w:rsidR="00C25DDF" w:rsidRPr="00273852">
          <w:rPr>
            <w:b w:val="0"/>
            <w:sz w:val="23"/>
            <w:szCs w:val="23"/>
          </w:rPr>
          <w:t>.</w:t>
        </w:r>
      </w:ins>
    </w:p>
    <w:p w14:paraId="75C8AE6E" w14:textId="77777777" w:rsidR="00C25DDF" w:rsidRPr="00273852" w:rsidRDefault="00C25DDF" w:rsidP="00C25DDF">
      <w:pPr>
        <w:pStyle w:val="BodyText2"/>
        <w:numPr>
          <w:ilvl w:val="0"/>
          <w:numId w:val="24"/>
        </w:numPr>
        <w:spacing w:line="340" w:lineRule="atLeast"/>
        <w:jc w:val="left"/>
        <w:rPr>
          <w:ins w:id="158" w:author="Pradhul" w:date="2019-11-16T06:09:00Z"/>
          <w:b w:val="0"/>
          <w:sz w:val="23"/>
          <w:szCs w:val="23"/>
        </w:rPr>
      </w:pPr>
      <w:ins w:id="159" w:author="Pradhul" w:date="2019-11-16T06:09:00Z">
        <w:r w:rsidRPr="00273852">
          <w:rPr>
            <w:b w:val="0"/>
            <w:sz w:val="23"/>
            <w:szCs w:val="23"/>
          </w:rPr>
          <w:lastRenderedPageBreak/>
          <w:t>Fall of lime and chemicals.</w:t>
        </w:r>
      </w:ins>
    </w:p>
    <w:p w14:paraId="2ED8A7C0" w14:textId="77777777" w:rsidR="00C25DDF" w:rsidRPr="00273852" w:rsidRDefault="00C25DDF" w:rsidP="00C25DDF">
      <w:pPr>
        <w:pStyle w:val="BodyText2"/>
        <w:numPr>
          <w:ilvl w:val="0"/>
          <w:numId w:val="24"/>
        </w:numPr>
        <w:spacing w:line="340" w:lineRule="atLeast"/>
        <w:jc w:val="left"/>
        <w:rPr>
          <w:ins w:id="160" w:author="Pradhul" w:date="2019-11-16T06:09:00Z"/>
          <w:b w:val="0"/>
          <w:sz w:val="23"/>
          <w:szCs w:val="23"/>
        </w:rPr>
      </w:pPr>
      <w:ins w:id="161" w:author="Pradhul" w:date="2019-11-16T06:09:00Z">
        <w:r w:rsidRPr="00273852">
          <w:rPr>
            <w:b w:val="0"/>
            <w:sz w:val="23"/>
            <w:szCs w:val="23"/>
          </w:rPr>
          <w:t>Slip from platforms.</w:t>
        </w:r>
      </w:ins>
    </w:p>
    <w:p w14:paraId="48A838E8" w14:textId="77777777" w:rsidR="00C25DDF" w:rsidRPr="00273852" w:rsidRDefault="00C25DDF" w:rsidP="00C52B69">
      <w:pPr>
        <w:pStyle w:val="BodyText2"/>
        <w:numPr>
          <w:ilvl w:val="0"/>
          <w:numId w:val="24"/>
        </w:numPr>
        <w:spacing w:line="340" w:lineRule="atLeast"/>
        <w:jc w:val="left"/>
        <w:rPr>
          <w:ins w:id="162" w:author="Pradhul" w:date="2019-11-16T06:21:00Z"/>
          <w:b w:val="0"/>
          <w:sz w:val="23"/>
          <w:szCs w:val="23"/>
        </w:rPr>
      </w:pPr>
      <w:ins w:id="163" w:author="Pradhul" w:date="2019-11-16T06:09:00Z">
        <w:r w:rsidRPr="00273852">
          <w:rPr>
            <w:b w:val="0"/>
            <w:sz w:val="23"/>
            <w:szCs w:val="23"/>
          </w:rPr>
          <w:t>Entangling o</w:t>
        </w:r>
      </w:ins>
      <w:ins w:id="164" w:author="Pradhul" w:date="2019-11-16T06:10:00Z">
        <w:r w:rsidRPr="00273852">
          <w:rPr>
            <w:b w:val="0"/>
            <w:sz w:val="23"/>
            <w:szCs w:val="23"/>
          </w:rPr>
          <w:t>f loose clothing on rotating equipment</w:t>
        </w:r>
      </w:ins>
      <w:ins w:id="165" w:author="Pradhul" w:date="2019-11-16T06:19:00Z">
        <w:r w:rsidR="00C604BD" w:rsidRPr="00273852">
          <w:rPr>
            <w:b w:val="0"/>
            <w:sz w:val="23"/>
            <w:szCs w:val="23"/>
          </w:rPr>
          <w:t>.</w:t>
        </w:r>
      </w:ins>
    </w:p>
    <w:p w14:paraId="789BF30C" w14:textId="77777777" w:rsidR="00C86887" w:rsidRPr="00273852" w:rsidRDefault="00C86887" w:rsidP="00C52B69">
      <w:pPr>
        <w:pStyle w:val="BodyText2"/>
        <w:numPr>
          <w:ilvl w:val="0"/>
          <w:numId w:val="24"/>
        </w:numPr>
        <w:spacing w:line="340" w:lineRule="atLeast"/>
        <w:jc w:val="left"/>
        <w:rPr>
          <w:ins w:id="166" w:author="Pradhul" w:date="2019-11-16T06:22:00Z"/>
          <w:b w:val="0"/>
          <w:sz w:val="23"/>
          <w:szCs w:val="23"/>
        </w:rPr>
      </w:pPr>
      <w:ins w:id="167" w:author="Pradhul" w:date="2019-11-16T06:21:00Z">
        <w:r w:rsidRPr="00273852">
          <w:rPr>
            <w:b w:val="0"/>
            <w:sz w:val="23"/>
            <w:szCs w:val="23"/>
          </w:rPr>
          <w:t>Hitting of ladle transfer car, entanglement of cable</w:t>
        </w:r>
      </w:ins>
      <w:ins w:id="168" w:author="Pradhul" w:date="2019-11-16T06:22:00Z">
        <w:r w:rsidRPr="00273852">
          <w:rPr>
            <w:b w:val="0"/>
            <w:sz w:val="23"/>
            <w:szCs w:val="23"/>
          </w:rPr>
          <w:t>.</w:t>
        </w:r>
      </w:ins>
    </w:p>
    <w:p w14:paraId="11C7FA3D" w14:textId="77777777" w:rsidR="00C86887" w:rsidRPr="00273852" w:rsidRDefault="00C86887" w:rsidP="00C52B69">
      <w:pPr>
        <w:pStyle w:val="BodyText2"/>
        <w:numPr>
          <w:ilvl w:val="0"/>
          <w:numId w:val="24"/>
        </w:numPr>
        <w:spacing w:line="340" w:lineRule="atLeast"/>
        <w:jc w:val="left"/>
        <w:rPr>
          <w:ins w:id="169" w:author="Pradhul" w:date="2019-11-16T06:22:00Z"/>
          <w:b w:val="0"/>
          <w:sz w:val="23"/>
          <w:szCs w:val="23"/>
        </w:rPr>
      </w:pPr>
      <w:ins w:id="170" w:author="Pradhul" w:date="2019-11-16T06:22:00Z">
        <w:r w:rsidRPr="00273852">
          <w:rPr>
            <w:b w:val="0"/>
            <w:sz w:val="23"/>
            <w:szCs w:val="23"/>
          </w:rPr>
          <w:t>Slipping of suspended material from hydra hook.</w:t>
        </w:r>
      </w:ins>
    </w:p>
    <w:p w14:paraId="3FD7B8C6" w14:textId="77777777" w:rsidR="00C86887" w:rsidRPr="00273852" w:rsidRDefault="00C86887">
      <w:pPr>
        <w:pStyle w:val="BodyText2"/>
        <w:spacing w:line="340" w:lineRule="atLeast"/>
        <w:jc w:val="left"/>
        <w:rPr>
          <w:ins w:id="171" w:author="Pradhul" w:date="2019-11-16T06:19:00Z"/>
          <w:b w:val="0"/>
          <w:sz w:val="23"/>
          <w:szCs w:val="23"/>
        </w:rPr>
        <w:pPrChange w:id="172" w:author="Pradhul" w:date="2019-11-16T06:22:00Z">
          <w:pPr>
            <w:pStyle w:val="BodyText2"/>
            <w:numPr>
              <w:numId w:val="24"/>
            </w:numPr>
            <w:tabs>
              <w:tab w:val="num" w:pos="644"/>
            </w:tabs>
            <w:spacing w:line="340" w:lineRule="atLeast"/>
            <w:ind w:left="644" w:hanging="360"/>
            <w:jc w:val="left"/>
          </w:pPr>
        </w:pPrChange>
      </w:pPr>
    </w:p>
    <w:p w14:paraId="51D849C3" w14:textId="77777777" w:rsidR="00C604BD" w:rsidRPr="00273852" w:rsidDel="00C86887" w:rsidRDefault="00C604BD">
      <w:pPr>
        <w:pStyle w:val="BodyText2"/>
        <w:spacing w:line="340" w:lineRule="atLeast"/>
        <w:jc w:val="left"/>
        <w:rPr>
          <w:ins w:id="173" w:author="00051521" w:date="2017-06-06T19:20:00Z"/>
          <w:del w:id="174" w:author="Pradhul" w:date="2019-11-16T06:22:00Z"/>
          <w:b w:val="0"/>
          <w:sz w:val="23"/>
          <w:szCs w:val="23"/>
        </w:rPr>
        <w:pPrChange w:id="175" w:author="Pradhul" w:date="2019-11-16T06:19:00Z">
          <w:pPr>
            <w:pStyle w:val="BodyText2"/>
            <w:numPr>
              <w:numId w:val="24"/>
            </w:numPr>
            <w:tabs>
              <w:tab w:val="num" w:pos="644"/>
            </w:tabs>
            <w:spacing w:line="340" w:lineRule="atLeast"/>
            <w:ind w:left="644" w:hanging="360"/>
            <w:jc w:val="left"/>
          </w:pPr>
        </w:pPrChange>
      </w:pPr>
    </w:p>
    <w:p w14:paraId="7192A2C4" w14:textId="77777777" w:rsidR="00C52B69" w:rsidRPr="00273852" w:rsidDel="00C86887" w:rsidRDefault="00C52B69" w:rsidP="00C52B69">
      <w:pPr>
        <w:pStyle w:val="BodyText2"/>
        <w:spacing w:line="340" w:lineRule="atLeast"/>
        <w:ind w:left="360"/>
        <w:jc w:val="left"/>
        <w:rPr>
          <w:ins w:id="176" w:author="00051521" w:date="2017-06-06T19:20:00Z"/>
          <w:del w:id="177" w:author="Pradhul" w:date="2019-11-16T06:22:00Z"/>
          <w:b w:val="0"/>
          <w:sz w:val="23"/>
          <w:szCs w:val="23"/>
        </w:rPr>
      </w:pPr>
    </w:p>
    <w:p w14:paraId="217B2CBF" w14:textId="77777777" w:rsidR="00C52B69" w:rsidRPr="00273852" w:rsidDel="00C86887" w:rsidRDefault="00C52B69" w:rsidP="00C52B69">
      <w:pPr>
        <w:pStyle w:val="BodyText2"/>
        <w:spacing w:line="340" w:lineRule="atLeast"/>
        <w:ind w:left="360"/>
        <w:jc w:val="left"/>
        <w:rPr>
          <w:ins w:id="178" w:author="00051521" w:date="2017-06-06T19:20:00Z"/>
          <w:del w:id="179" w:author="Pradhul" w:date="2019-11-16T06:22:00Z"/>
          <w:b w:val="0"/>
          <w:sz w:val="23"/>
          <w:szCs w:val="23"/>
        </w:rPr>
      </w:pPr>
    </w:p>
    <w:p w14:paraId="0D705276" w14:textId="77777777" w:rsidR="00C52B69" w:rsidRPr="00273852" w:rsidRDefault="00C52B69" w:rsidP="00C52B69">
      <w:pPr>
        <w:pStyle w:val="BodyText2"/>
        <w:spacing w:line="340" w:lineRule="atLeast"/>
        <w:jc w:val="left"/>
        <w:rPr>
          <w:ins w:id="180" w:author="00051521" w:date="2017-06-06T19:20:00Z"/>
          <w:b w:val="0"/>
          <w:sz w:val="23"/>
          <w:szCs w:val="23"/>
          <w:u w:val="single"/>
        </w:rPr>
      </w:pPr>
      <w:ins w:id="181" w:author="00051521" w:date="2017-06-06T19:20:00Z">
        <w:r w:rsidRPr="00273852">
          <w:rPr>
            <w:b w:val="0"/>
            <w:sz w:val="23"/>
            <w:szCs w:val="23"/>
            <w:u w:val="single"/>
          </w:rPr>
          <w:t>Physical Hazard:</w:t>
        </w:r>
      </w:ins>
    </w:p>
    <w:p w14:paraId="29183FC0" w14:textId="77777777" w:rsidR="00C52B69" w:rsidRPr="00273852" w:rsidRDefault="00C52B69" w:rsidP="00C52B69">
      <w:pPr>
        <w:pStyle w:val="BodyText2"/>
        <w:numPr>
          <w:ilvl w:val="0"/>
          <w:numId w:val="25"/>
        </w:numPr>
        <w:spacing w:line="340" w:lineRule="atLeast"/>
        <w:jc w:val="left"/>
        <w:rPr>
          <w:ins w:id="182" w:author="00051521" w:date="2017-06-06T19:20:00Z"/>
          <w:b w:val="0"/>
          <w:sz w:val="23"/>
          <w:szCs w:val="23"/>
        </w:rPr>
      </w:pPr>
      <w:ins w:id="183" w:author="00051521" w:date="2017-06-06T19:20:00Z">
        <w:r w:rsidRPr="00273852">
          <w:rPr>
            <w:b w:val="0"/>
            <w:sz w:val="23"/>
            <w:szCs w:val="23"/>
          </w:rPr>
          <w:t>Noise, pressure, temperature</w:t>
        </w:r>
      </w:ins>
    </w:p>
    <w:p w14:paraId="22527C26" w14:textId="77777777" w:rsidR="00C52B69" w:rsidRPr="00273852" w:rsidRDefault="00C52B69" w:rsidP="00C52B69">
      <w:pPr>
        <w:pStyle w:val="BodyText2"/>
        <w:numPr>
          <w:ilvl w:val="0"/>
          <w:numId w:val="25"/>
        </w:numPr>
        <w:spacing w:line="340" w:lineRule="atLeast"/>
        <w:jc w:val="left"/>
        <w:rPr>
          <w:ins w:id="184" w:author="00051521" w:date="2017-06-06T19:20:00Z"/>
          <w:b w:val="0"/>
          <w:sz w:val="23"/>
          <w:szCs w:val="23"/>
        </w:rPr>
      </w:pPr>
      <w:ins w:id="185" w:author="00051521" w:date="2017-06-06T19:20:00Z">
        <w:r w:rsidRPr="00273852">
          <w:rPr>
            <w:b w:val="0"/>
            <w:sz w:val="23"/>
            <w:szCs w:val="23"/>
          </w:rPr>
          <w:t xml:space="preserve">Burn injury from hot metal, hot </w:t>
        </w:r>
        <w:proofErr w:type="spellStart"/>
        <w:r w:rsidRPr="00273852">
          <w:rPr>
            <w:b w:val="0"/>
            <w:sz w:val="23"/>
            <w:szCs w:val="23"/>
          </w:rPr>
          <w:t>mould</w:t>
        </w:r>
        <w:proofErr w:type="spellEnd"/>
      </w:ins>
    </w:p>
    <w:p w14:paraId="517177A6" w14:textId="77777777" w:rsidR="00C52B69" w:rsidRPr="00273852" w:rsidRDefault="00C52B69" w:rsidP="00C52B69">
      <w:pPr>
        <w:pStyle w:val="BodyText2"/>
        <w:numPr>
          <w:ilvl w:val="0"/>
          <w:numId w:val="25"/>
        </w:numPr>
        <w:spacing w:line="340" w:lineRule="atLeast"/>
        <w:jc w:val="left"/>
        <w:rPr>
          <w:ins w:id="186" w:author="00051521" w:date="2017-06-06T19:20:00Z"/>
          <w:b w:val="0"/>
          <w:sz w:val="23"/>
          <w:szCs w:val="23"/>
        </w:rPr>
      </w:pPr>
      <w:ins w:id="187" w:author="00051521" w:date="2017-06-06T19:20:00Z">
        <w:r w:rsidRPr="00273852">
          <w:rPr>
            <w:b w:val="0"/>
            <w:sz w:val="23"/>
            <w:szCs w:val="23"/>
          </w:rPr>
          <w:t>Fall of chips in eyes / ear / body</w:t>
        </w:r>
      </w:ins>
    </w:p>
    <w:p w14:paraId="0907FDD7" w14:textId="77777777" w:rsidR="00C52B69" w:rsidRPr="00273852" w:rsidRDefault="00C52B69" w:rsidP="00C52B69">
      <w:pPr>
        <w:pStyle w:val="BodyText2"/>
        <w:numPr>
          <w:ilvl w:val="0"/>
          <w:numId w:val="25"/>
        </w:numPr>
        <w:spacing w:line="340" w:lineRule="atLeast"/>
        <w:jc w:val="left"/>
        <w:rPr>
          <w:ins w:id="188" w:author="00051521" w:date="2017-06-06T19:20:00Z"/>
          <w:b w:val="0"/>
          <w:sz w:val="23"/>
          <w:szCs w:val="23"/>
        </w:rPr>
      </w:pPr>
      <w:ins w:id="189" w:author="00051521" w:date="2017-06-06T19:20:00Z">
        <w:r w:rsidRPr="00273852">
          <w:rPr>
            <w:b w:val="0"/>
            <w:sz w:val="23"/>
            <w:szCs w:val="23"/>
          </w:rPr>
          <w:t xml:space="preserve">Fall of chips while chipping the bolts of </w:t>
        </w:r>
        <w:proofErr w:type="spellStart"/>
        <w:r w:rsidRPr="00273852">
          <w:rPr>
            <w:b w:val="0"/>
            <w:sz w:val="23"/>
            <w:szCs w:val="23"/>
          </w:rPr>
          <w:t>mould</w:t>
        </w:r>
        <w:proofErr w:type="spellEnd"/>
      </w:ins>
    </w:p>
    <w:p w14:paraId="12A1CF1D" w14:textId="77777777" w:rsidR="00C52B69" w:rsidRPr="00273852" w:rsidRDefault="00C52B69" w:rsidP="00C52B69">
      <w:pPr>
        <w:pStyle w:val="BodyText2"/>
        <w:numPr>
          <w:ilvl w:val="0"/>
          <w:numId w:val="25"/>
        </w:numPr>
        <w:spacing w:line="340" w:lineRule="atLeast"/>
        <w:jc w:val="left"/>
        <w:rPr>
          <w:ins w:id="190" w:author="Pradhul" w:date="2019-11-16T06:17:00Z"/>
          <w:b w:val="0"/>
          <w:sz w:val="23"/>
          <w:szCs w:val="23"/>
        </w:rPr>
      </w:pPr>
      <w:ins w:id="191" w:author="00051521" w:date="2017-06-06T19:20:00Z">
        <w:r w:rsidRPr="00273852">
          <w:rPr>
            <w:b w:val="0"/>
            <w:sz w:val="23"/>
            <w:szCs w:val="23"/>
          </w:rPr>
          <w:t>Burn injury due to gas cutting set flame</w:t>
        </w:r>
      </w:ins>
      <w:ins w:id="192" w:author="Pradhul" w:date="2019-11-16T06:10:00Z">
        <w:r w:rsidR="00C25DDF" w:rsidRPr="00273852">
          <w:rPr>
            <w:b w:val="0"/>
            <w:sz w:val="23"/>
            <w:szCs w:val="23"/>
          </w:rPr>
          <w:t>.</w:t>
        </w:r>
      </w:ins>
    </w:p>
    <w:p w14:paraId="6493533D" w14:textId="77777777" w:rsidR="00C604BD" w:rsidRPr="00273852" w:rsidRDefault="00C604BD" w:rsidP="00C52B69">
      <w:pPr>
        <w:pStyle w:val="BodyText2"/>
        <w:numPr>
          <w:ilvl w:val="0"/>
          <w:numId w:val="25"/>
        </w:numPr>
        <w:spacing w:line="340" w:lineRule="atLeast"/>
        <w:jc w:val="left"/>
        <w:rPr>
          <w:ins w:id="193" w:author="Pradhul" w:date="2019-11-16T06:18:00Z"/>
          <w:b w:val="0"/>
          <w:sz w:val="23"/>
          <w:szCs w:val="23"/>
        </w:rPr>
      </w:pPr>
      <w:ins w:id="194" w:author="Pradhul" w:date="2019-11-16T06:18:00Z">
        <w:r w:rsidRPr="00273852">
          <w:rPr>
            <w:b w:val="0"/>
            <w:sz w:val="23"/>
            <w:szCs w:val="23"/>
          </w:rPr>
          <w:t>Blindness due to steam.</w:t>
        </w:r>
      </w:ins>
    </w:p>
    <w:p w14:paraId="02ED44D9" w14:textId="77777777" w:rsidR="00C604BD" w:rsidRPr="00273852" w:rsidRDefault="00C604BD" w:rsidP="00C604BD">
      <w:pPr>
        <w:pStyle w:val="BodyText2"/>
        <w:numPr>
          <w:ilvl w:val="0"/>
          <w:numId w:val="25"/>
        </w:numPr>
        <w:spacing w:line="340" w:lineRule="atLeast"/>
        <w:jc w:val="left"/>
        <w:rPr>
          <w:ins w:id="195" w:author="Pradhul" w:date="2019-11-16T06:18:00Z"/>
          <w:b w:val="0"/>
          <w:sz w:val="23"/>
          <w:szCs w:val="23"/>
        </w:rPr>
      </w:pPr>
      <w:ins w:id="196" w:author="Pradhul" w:date="2019-11-16T06:18:00Z">
        <w:r w:rsidRPr="00273852">
          <w:rPr>
            <w:b w:val="0"/>
            <w:sz w:val="23"/>
            <w:szCs w:val="23"/>
          </w:rPr>
          <w:t>Slipping on the floor/ walkways due to lime and graphite or uneven surface.</w:t>
        </w:r>
      </w:ins>
    </w:p>
    <w:p w14:paraId="6376EBB5" w14:textId="77777777" w:rsidR="00C604BD" w:rsidRPr="00273852" w:rsidRDefault="00C604BD" w:rsidP="00C52B69">
      <w:pPr>
        <w:pStyle w:val="BodyText2"/>
        <w:numPr>
          <w:ilvl w:val="0"/>
          <w:numId w:val="25"/>
        </w:numPr>
        <w:spacing w:line="340" w:lineRule="atLeast"/>
        <w:jc w:val="left"/>
        <w:rPr>
          <w:ins w:id="197" w:author="Pradhul" w:date="2019-11-16T06:18:00Z"/>
          <w:b w:val="0"/>
          <w:sz w:val="23"/>
          <w:szCs w:val="23"/>
        </w:rPr>
      </w:pPr>
      <w:ins w:id="198" w:author="Pradhul" w:date="2019-11-16T06:18:00Z">
        <w:r w:rsidRPr="00273852">
          <w:rPr>
            <w:b w:val="0"/>
            <w:sz w:val="23"/>
            <w:szCs w:val="23"/>
          </w:rPr>
          <w:t>Tripping in uneven surfaces/ gutters.</w:t>
        </w:r>
      </w:ins>
    </w:p>
    <w:p w14:paraId="643D6568" w14:textId="77777777" w:rsidR="00C604BD" w:rsidRPr="00273852" w:rsidRDefault="00C604BD" w:rsidP="00C52B69">
      <w:pPr>
        <w:pStyle w:val="BodyText2"/>
        <w:numPr>
          <w:ilvl w:val="0"/>
          <w:numId w:val="25"/>
        </w:numPr>
        <w:spacing w:line="340" w:lineRule="atLeast"/>
        <w:jc w:val="left"/>
        <w:rPr>
          <w:ins w:id="199" w:author="Pradhul" w:date="2019-11-16T06:18:00Z"/>
          <w:b w:val="0"/>
          <w:sz w:val="23"/>
          <w:szCs w:val="23"/>
        </w:rPr>
      </w:pPr>
      <w:ins w:id="200" w:author="Pradhul" w:date="2019-11-16T06:18:00Z">
        <w:r w:rsidRPr="00273852">
          <w:rPr>
            <w:b w:val="0"/>
            <w:sz w:val="23"/>
            <w:szCs w:val="23"/>
          </w:rPr>
          <w:t>Tripping due to poor home keeping</w:t>
        </w:r>
      </w:ins>
    </w:p>
    <w:p w14:paraId="226831C8" w14:textId="77777777" w:rsidR="00C604BD" w:rsidRPr="00273852" w:rsidRDefault="00C604BD" w:rsidP="00C604BD">
      <w:pPr>
        <w:pStyle w:val="BodyText2"/>
        <w:numPr>
          <w:ilvl w:val="0"/>
          <w:numId w:val="25"/>
        </w:numPr>
        <w:spacing w:line="340" w:lineRule="atLeast"/>
        <w:jc w:val="left"/>
        <w:rPr>
          <w:ins w:id="201" w:author="Pradhul" w:date="2019-11-16T06:19:00Z"/>
          <w:b w:val="0"/>
          <w:sz w:val="23"/>
          <w:szCs w:val="23"/>
        </w:rPr>
      </w:pPr>
      <w:ins w:id="202" w:author="Pradhul" w:date="2019-11-16T06:18:00Z">
        <w:r w:rsidRPr="00273852">
          <w:rPr>
            <w:b w:val="0"/>
            <w:sz w:val="23"/>
            <w:szCs w:val="23"/>
          </w:rPr>
          <w:t xml:space="preserve">Fire and explosion from gas cutting and welding machine. </w:t>
        </w:r>
      </w:ins>
    </w:p>
    <w:p w14:paraId="124A87D2" w14:textId="77777777" w:rsidR="00C604BD" w:rsidRPr="00273852" w:rsidRDefault="00C604BD" w:rsidP="00C604BD">
      <w:pPr>
        <w:pStyle w:val="BodyText2"/>
        <w:numPr>
          <w:ilvl w:val="0"/>
          <w:numId w:val="25"/>
        </w:numPr>
        <w:spacing w:line="340" w:lineRule="atLeast"/>
        <w:jc w:val="left"/>
        <w:rPr>
          <w:ins w:id="203" w:author="Pradhul" w:date="2019-11-16T06:19:00Z"/>
          <w:b w:val="0"/>
          <w:sz w:val="23"/>
          <w:szCs w:val="23"/>
        </w:rPr>
      </w:pPr>
      <w:ins w:id="204" w:author="Pradhul" w:date="2019-11-16T06:19:00Z">
        <w:r w:rsidRPr="00273852">
          <w:rPr>
            <w:b w:val="0"/>
            <w:sz w:val="23"/>
            <w:szCs w:val="23"/>
          </w:rPr>
          <w:t>Fall of person working above PCM</w:t>
        </w:r>
      </w:ins>
    </w:p>
    <w:p w14:paraId="504945AD" w14:textId="77777777" w:rsidR="00C604BD" w:rsidRPr="00273852" w:rsidRDefault="00C604BD" w:rsidP="00C604BD">
      <w:pPr>
        <w:pStyle w:val="BodyText2"/>
        <w:numPr>
          <w:ilvl w:val="0"/>
          <w:numId w:val="25"/>
        </w:numPr>
        <w:spacing w:line="340" w:lineRule="atLeast"/>
        <w:jc w:val="left"/>
        <w:rPr>
          <w:ins w:id="205" w:author="Pradhul" w:date="2019-11-16T06:20:00Z"/>
          <w:b w:val="0"/>
          <w:sz w:val="23"/>
          <w:szCs w:val="23"/>
        </w:rPr>
      </w:pPr>
      <w:ins w:id="206" w:author="Pradhul" w:date="2019-11-16T06:19:00Z">
        <w:r w:rsidRPr="00273852">
          <w:rPr>
            <w:b w:val="0"/>
            <w:sz w:val="23"/>
            <w:szCs w:val="23"/>
          </w:rPr>
          <w:t>Burn injury</w:t>
        </w:r>
      </w:ins>
      <w:ins w:id="207" w:author="Pradhul" w:date="2019-11-16T06:20:00Z">
        <w:r w:rsidRPr="00273852">
          <w:rPr>
            <w:b w:val="0"/>
            <w:sz w:val="23"/>
            <w:szCs w:val="23"/>
          </w:rPr>
          <w:t xml:space="preserve"> due</w:t>
        </w:r>
      </w:ins>
      <w:ins w:id="208" w:author="Pradhul" w:date="2019-11-16T06:19:00Z">
        <w:r w:rsidRPr="00273852">
          <w:rPr>
            <w:b w:val="0"/>
            <w:sz w:val="23"/>
            <w:szCs w:val="23"/>
          </w:rPr>
          <w:t xml:space="preserve"> to contact with hot </w:t>
        </w:r>
        <w:proofErr w:type="spellStart"/>
        <w:r w:rsidRPr="00273852">
          <w:rPr>
            <w:b w:val="0"/>
            <w:sz w:val="23"/>
            <w:szCs w:val="23"/>
          </w:rPr>
          <w:t>moulds</w:t>
        </w:r>
      </w:ins>
      <w:proofErr w:type="spellEnd"/>
    </w:p>
    <w:p w14:paraId="2602D524" w14:textId="77777777" w:rsidR="00C604BD" w:rsidRPr="00273852" w:rsidRDefault="00C604BD" w:rsidP="00C604BD">
      <w:pPr>
        <w:pStyle w:val="BodyText2"/>
        <w:numPr>
          <w:ilvl w:val="0"/>
          <w:numId w:val="25"/>
        </w:numPr>
        <w:spacing w:line="340" w:lineRule="atLeast"/>
        <w:jc w:val="left"/>
        <w:rPr>
          <w:ins w:id="209" w:author="Pradhul" w:date="2019-11-16T06:18:00Z"/>
          <w:b w:val="0"/>
          <w:sz w:val="23"/>
          <w:szCs w:val="23"/>
        </w:rPr>
      </w:pPr>
      <w:ins w:id="210" w:author="Pradhul" w:date="2019-11-16T06:20:00Z">
        <w:r w:rsidRPr="00273852">
          <w:rPr>
            <w:b w:val="0"/>
            <w:sz w:val="23"/>
            <w:szCs w:val="23"/>
          </w:rPr>
          <w:t>Graphite entering eye.</w:t>
        </w:r>
      </w:ins>
    </w:p>
    <w:p w14:paraId="55B79101" w14:textId="77777777" w:rsidR="00C604BD" w:rsidRPr="00273852" w:rsidRDefault="00C604BD">
      <w:pPr>
        <w:pStyle w:val="BodyText2"/>
        <w:spacing w:line="340" w:lineRule="atLeast"/>
        <w:ind w:left="720"/>
        <w:jc w:val="left"/>
        <w:rPr>
          <w:ins w:id="211" w:author="Pradhul" w:date="2019-11-16T06:10:00Z"/>
          <w:b w:val="0"/>
          <w:sz w:val="23"/>
          <w:szCs w:val="23"/>
        </w:rPr>
        <w:pPrChange w:id="212" w:author="Pradhul" w:date="2019-11-16T06:18:00Z">
          <w:pPr>
            <w:pStyle w:val="BodyText2"/>
            <w:numPr>
              <w:numId w:val="25"/>
            </w:numPr>
            <w:tabs>
              <w:tab w:val="num" w:pos="720"/>
            </w:tabs>
            <w:spacing w:line="340" w:lineRule="atLeast"/>
            <w:ind w:left="720" w:hanging="360"/>
            <w:jc w:val="left"/>
          </w:pPr>
        </w:pPrChange>
      </w:pPr>
    </w:p>
    <w:p w14:paraId="7E42C5C6" w14:textId="77777777" w:rsidR="00C25DDF" w:rsidRPr="00273852" w:rsidRDefault="00C25DDF">
      <w:pPr>
        <w:pStyle w:val="BodyText2"/>
        <w:spacing w:line="340" w:lineRule="atLeast"/>
        <w:ind w:left="360"/>
        <w:jc w:val="left"/>
        <w:rPr>
          <w:ins w:id="213" w:author="00051521" w:date="2017-06-06T19:20:00Z"/>
          <w:b w:val="0"/>
          <w:sz w:val="23"/>
          <w:szCs w:val="23"/>
        </w:rPr>
        <w:pPrChange w:id="214" w:author="Pradhul" w:date="2019-11-16T06:10:00Z">
          <w:pPr>
            <w:pStyle w:val="BodyText2"/>
            <w:numPr>
              <w:numId w:val="25"/>
            </w:numPr>
            <w:tabs>
              <w:tab w:val="num" w:pos="720"/>
            </w:tabs>
            <w:spacing w:line="340" w:lineRule="atLeast"/>
            <w:ind w:left="720" w:hanging="360"/>
            <w:jc w:val="left"/>
          </w:pPr>
        </w:pPrChange>
      </w:pPr>
    </w:p>
    <w:p w14:paraId="62AA4B24" w14:textId="77777777" w:rsidR="00C52B69" w:rsidRPr="00273852" w:rsidRDefault="00C52B69" w:rsidP="00C52B69">
      <w:pPr>
        <w:pStyle w:val="BodyText2"/>
        <w:spacing w:line="340" w:lineRule="atLeast"/>
        <w:ind w:left="360"/>
        <w:jc w:val="left"/>
        <w:rPr>
          <w:ins w:id="215" w:author="00051521" w:date="2017-06-06T19:20:00Z"/>
          <w:b w:val="0"/>
          <w:sz w:val="23"/>
          <w:szCs w:val="23"/>
        </w:rPr>
      </w:pPr>
    </w:p>
    <w:p w14:paraId="3A119AFD" w14:textId="77777777" w:rsidR="00C52B69" w:rsidRPr="00273852" w:rsidRDefault="00C52B69" w:rsidP="00C52B69">
      <w:pPr>
        <w:pStyle w:val="BodyText2"/>
        <w:spacing w:line="340" w:lineRule="atLeast"/>
        <w:jc w:val="left"/>
        <w:rPr>
          <w:ins w:id="216" w:author="00051521" w:date="2017-06-06T19:20:00Z"/>
          <w:b w:val="0"/>
          <w:sz w:val="23"/>
          <w:szCs w:val="23"/>
          <w:u w:val="single"/>
        </w:rPr>
      </w:pPr>
      <w:ins w:id="217" w:author="00051521" w:date="2017-06-06T19:20:00Z">
        <w:r w:rsidRPr="00273852">
          <w:rPr>
            <w:b w:val="0"/>
            <w:sz w:val="23"/>
            <w:szCs w:val="23"/>
            <w:u w:val="single"/>
          </w:rPr>
          <w:t>Chemical hazard:</w:t>
        </w:r>
      </w:ins>
    </w:p>
    <w:p w14:paraId="5073BFDD" w14:textId="77777777" w:rsidR="00C52B69" w:rsidRPr="00273852" w:rsidRDefault="00C52B69" w:rsidP="00C52B69">
      <w:pPr>
        <w:pStyle w:val="BodyText2"/>
        <w:numPr>
          <w:ilvl w:val="0"/>
          <w:numId w:val="22"/>
        </w:numPr>
        <w:tabs>
          <w:tab w:val="clear" w:pos="360"/>
          <w:tab w:val="num" w:pos="780"/>
        </w:tabs>
        <w:spacing w:line="340" w:lineRule="atLeast"/>
        <w:ind w:left="780"/>
        <w:jc w:val="left"/>
        <w:rPr>
          <w:ins w:id="218" w:author="00051521" w:date="2017-06-06T19:20:00Z"/>
          <w:b w:val="0"/>
          <w:sz w:val="23"/>
          <w:szCs w:val="23"/>
        </w:rPr>
      </w:pPr>
      <w:ins w:id="219" w:author="00051521" w:date="2017-06-06T19:20:00Z">
        <w:r w:rsidRPr="00273852">
          <w:rPr>
            <w:b w:val="0"/>
            <w:sz w:val="23"/>
            <w:szCs w:val="23"/>
          </w:rPr>
          <w:t>Fall of lime powder in eyes, nose, mouth</w:t>
        </w:r>
      </w:ins>
    </w:p>
    <w:p w14:paraId="039466F8" w14:textId="77777777" w:rsidR="00C52B69" w:rsidRPr="00273852" w:rsidRDefault="00C52B69" w:rsidP="00C52B69">
      <w:pPr>
        <w:pStyle w:val="BodyText2"/>
        <w:numPr>
          <w:ilvl w:val="0"/>
          <w:numId w:val="22"/>
        </w:numPr>
        <w:tabs>
          <w:tab w:val="clear" w:pos="360"/>
          <w:tab w:val="num" w:pos="780"/>
        </w:tabs>
        <w:spacing w:line="340" w:lineRule="atLeast"/>
        <w:ind w:left="780"/>
        <w:jc w:val="left"/>
        <w:rPr>
          <w:ins w:id="220" w:author="00051521" w:date="2017-06-06T19:20:00Z"/>
          <w:b w:val="0"/>
          <w:sz w:val="23"/>
          <w:szCs w:val="23"/>
        </w:rPr>
      </w:pPr>
      <w:ins w:id="221" w:author="00051521" w:date="2017-06-06T19:20:00Z">
        <w:r w:rsidRPr="00273852">
          <w:rPr>
            <w:b w:val="0"/>
            <w:sz w:val="23"/>
            <w:szCs w:val="23"/>
          </w:rPr>
          <w:t>Skin rashes when bare skin exposed to burnt lime</w:t>
        </w:r>
      </w:ins>
    </w:p>
    <w:p w14:paraId="6F3ED7DC" w14:textId="77777777" w:rsidR="00C52B69" w:rsidRPr="00273852" w:rsidRDefault="00C52B69" w:rsidP="00C52B69">
      <w:pPr>
        <w:pStyle w:val="BodyText2"/>
        <w:spacing w:line="340" w:lineRule="atLeast"/>
        <w:jc w:val="left"/>
        <w:rPr>
          <w:ins w:id="222" w:author="00051521" w:date="2017-06-06T19:20:00Z"/>
          <w:b w:val="0"/>
          <w:sz w:val="23"/>
          <w:szCs w:val="23"/>
        </w:rPr>
      </w:pPr>
    </w:p>
    <w:p w14:paraId="58EC13B9" w14:textId="77777777" w:rsidR="00C52B69" w:rsidRPr="00273852" w:rsidRDefault="00C52B69" w:rsidP="00C52B69">
      <w:pPr>
        <w:pStyle w:val="BodyText2"/>
        <w:spacing w:line="340" w:lineRule="atLeast"/>
        <w:jc w:val="left"/>
        <w:rPr>
          <w:ins w:id="223" w:author="00051521" w:date="2017-06-06T19:20:00Z"/>
          <w:b w:val="0"/>
          <w:sz w:val="23"/>
          <w:szCs w:val="23"/>
          <w:u w:val="single"/>
        </w:rPr>
      </w:pPr>
      <w:ins w:id="224" w:author="00051521" w:date="2017-06-06T19:20:00Z">
        <w:r w:rsidRPr="00273852">
          <w:rPr>
            <w:b w:val="0"/>
            <w:sz w:val="23"/>
            <w:szCs w:val="23"/>
            <w:u w:val="single"/>
          </w:rPr>
          <w:t>Electrical hazard:</w:t>
        </w:r>
      </w:ins>
    </w:p>
    <w:p w14:paraId="73BD8356" w14:textId="77777777" w:rsidR="00C52B69" w:rsidRPr="00273852" w:rsidRDefault="00C52B69" w:rsidP="00C52B69">
      <w:pPr>
        <w:pStyle w:val="BodyText2"/>
        <w:numPr>
          <w:ilvl w:val="0"/>
          <w:numId w:val="23"/>
        </w:numPr>
        <w:spacing w:line="340" w:lineRule="atLeast"/>
        <w:jc w:val="left"/>
        <w:rPr>
          <w:ins w:id="225" w:author="00051521" w:date="2017-06-06T19:20:00Z"/>
          <w:b w:val="0"/>
          <w:sz w:val="23"/>
          <w:szCs w:val="23"/>
        </w:rPr>
      </w:pPr>
      <w:ins w:id="226" w:author="00051521" w:date="2017-06-06T19:20:00Z">
        <w:r w:rsidRPr="00273852">
          <w:rPr>
            <w:b w:val="0"/>
            <w:sz w:val="23"/>
            <w:szCs w:val="23"/>
          </w:rPr>
          <w:t>Shock in welding</w:t>
        </w:r>
      </w:ins>
    </w:p>
    <w:p w14:paraId="48645FFF" w14:textId="77777777" w:rsidR="00C52B69" w:rsidRPr="00273852" w:rsidRDefault="00C52B69" w:rsidP="00C52B69">
      <w:pPr>
        <w:pStyle w:val="BodyText2"/>
        <w:spacing w:line="340" w:lineRule="atLeast"/>
        <w:jc w:val="left"/>
        <w:rPr>
          <w:ins w:id="227" w:author="00051521" w:date="2017-06-06T19:20:00Z"/>
          <w:b w:val="0"/>
          <w:sz w:val="23"/>
          <w:szCs w:val="23"/>
        </w:rPr>
      </w:pPr>
    </w:p>
    <w:p w14:paraId="4DC386E3" w14:textId="77777777" w:rsidR="00C52B69" w:rsidRPr="00273852" w:rsidRDefault="00C52B69" w:rsidP="00C52B69">
      <w:pPr>
        <w:jc w:val="both"/>
        <w:rPr>
          <w:ins w:id="228" w:author="00051521" w:date="2017-06-06T19:20:00Z"/>
          <w:sz w:val="23"/>
          <w:szCs w:val="23"/>
          <w:u w:val="single"/>
        </w:rPr>
      </w:pPr>
      <w:ins w:id="229" w:author="00051521" w:date="2017-06-06T19:20:00Z">
        <w:r w:rsidRPr="00273852">
          <w:rPr>
            <w:sz w:val="23"/>
            <w:szCs w:val="23"/>
            <w:u w:val="single"/>
          </w:rPr>
          <w:t>Human Behavioral Hazard:</w:t>
        </w:r>
      </w:ins>
    </w:p>
    <w:p w14:paraId="611A96B8" w14:textId="77777777" w:rsidR="00C52B69" w:rsidRPr="00273852" w:rsidRDefault="00C52B69" w:rsidP="00C52B69">
      <w:pPr>
        <w:jc w:val="both"/>
        <w:rPr>
          <w:ins w:id="230" w:author="00051521" w:date="2017-06-06T19:20:00Z"/>
          <w:sz w:val="23"/>
          <w:szCs w:val="23"/>
          <w:u w:val="single"/>
        </w:rPr>
      </w:pPr>
    </w:p>
    <w:p w14:paraId="5414EC08" w14:textId="77777777" w:rsidR="00C52B69" w:rsidRPr="00273852" w:rsidRDefault="00C52B69" w:rsidP="00C52B69">
      <w:pPr>
        <w:numPr>
          <w:ilvl w:val="0"/>
          <w:numId w:val="40"/>
        </w:numPr>
        <w:jc w:val="both"/>
        <w:rPr>
          <w:ins w:id="231" w:author="00051521" w:date="2017-06-06T19:20:00Z"/>
          <w:sz w:val="23"/>
          <w:szCs w:val="23"/>
        </w:rPr>
      </w:pPr>
      <w:ins w:id="232" w:author="00051521" w:date="2017-06-06T19:20:00Z">
        <w:r w:rsidRPr="00273852">
          <w:rPr>
            <w:sz w:val="23"/>
            <w:szCs w:val="23"/>
          </w:rPr>
          <w:t>Workmen under influence of alcohol</w:t>
        </w:r>
      </w:ins>
    </w:p>
    <w:p w14:paraId="41AFCAEB" w14:textId="77777777" w:rsidR="00C52B69" w:rsidRPr="00273852" w:rsidRDefault="00C52B69" w:rsidP="00C52B69">
      <w:pPr>
        <w:numPr>
          <w:ilvl w:val="0"/>
          <w:numId w:val="40"/>
        </w:numPr>
        <w:jc w:val="both"/>
        <w:rPr>
          <w:ins w:id="233" w:author="00051521" w:date="2017-06-06T19:20:00Z"/>
          <w:sz w:val="23"/>
          <w:szCs w:val="23"/>
        </w:rPr>
      </w:pPr>
      <w:ins w:id="234" w:author="00051521" w:date="2017-06-06T19:20:00Z">
        <w:r w:rsidRPr="00273852">
          <w:rPr>
            <w:sz w:val="23"/>
            <w:szCs w:val="23"/>
          </w:rPr>
          <w:lastRenderedPageBreak/>
          <w:t>Violation of procedure</w:t>
        </w:r>
      </w:ins>
    </w:p>
    <w:p w14:paraId="10087550" w14:textId="77777777" w:rsidR="00C52B69" w:rsidRPr="00273852" w:rsidRDefault="00C52B69" w:rsidP="00C52B69">
      <w:pPr>
        <w:numPr>
          <w:ilvl w:val="0"/>
          <w:numId w:val="40"/>
        </w:numPr>
        <w:jc w:val="both"/>
        <w:rPr>
          <w:ins w:id="235" w:author="Pradhul" w:date="2019-11-16T06:11:00Z"/>
          <w:sz w:val="23"/>
          <w:szCs w:val="23"/>
        </w:rPr>
      </w:pPr>
      <w:ins w:id="236" w:author="00051521" w:date="2017-06-06T19:20:00Z">
        <w:r w:rsidRPr="00273852">
          <w:rPr>
            <w:sz w:val="23"/>
            <w:szCs w:val="23"/>
          </w:rPr>
          <w:t>Not wearing PPE’s</w:t>
        </w:r>
      </w:ins>
    </w:p>
    <w:p w14:paraId="2F892CAB" w14:textId="77777777" w:rsidR="00C25DDF" w:rsidRPr="00273852" w:rsidRDefault="00C25DDF" w:rsidP="00C52B69">
      <w:pPr>
        <w:numPr>
          <w:ilvl w:val="0"/>
          <w:numId w:val="40"/>
        </w:numPr>
        <w:jc w:val="both"/>
        <w:rPr>
          <w:ins w:id="237" w:author="00051521" w:date="2017-06-06T19:20:00Z"/>
          <w:sz w:val="23"/>
          <w:szCs w:val="23"/>
        </w:rPr>
      </w:pPr>
      <w:ins w:id="238" w:author="Pradhul" w:date="2019-11-16T06:11:00Z">
        <w:r w:rsidRPr="00273852">
          <w:rPr>
            <w:sz w:val="23"/>
            <w:szCs w:val="23"/>
            <w:rPrChange w:id="239" w:author="Pradhul" w:date="2019-11-16T06:11:00Z">
              <w:rPr>
                <w:color w:val="000000"/>
              </w:rPr>
            </w:rPrChange>
          </w:rPr>
          <w:t xml:space="preserve">Back Pain due to sudden or heavy load like gear </w:t>
        </w:r>
        <w:proofErr w:type="spellStart"/>
        <w:r w:rsidRPr="00273852">
          <w:rPr>
            <w:sz w:val="23"/>
            <w:szCs w:val="23"/>
            <w:rPrChange w:id="240" w:author="Pradhul" w:date="2019-11-16T06:11:00Z">
              <w:rPr>
                <w:color w:val="000000"/>
              </w:rPr>
            </w:rPrChange>
          </w:rPr>
          <w:t>boxes,drums</w:t>
        </w:r>
        <w:proofErr w:type="spellEnd"/>
        <w:r w:rsidRPr="00273852">
          <w:rPr>
            <w:sz w:val="23"/>
            <w:szCs w:val="23"/>
            <w:rPrChange w:id="241" w:author="Pradhul" w:date="2019-11-16T06:11:00Z">
              <w:rPr>
                <w:color w:val="000000"/>
              </w:rPr>
            </w:rPrChange>
          </w:rPr>
          <w:t xml:space="preserve">  &amp; motors</w:t>
        </w:r>
      </w:ins>
    </w:p>
    <w:p w14:paraId="3C837536" w14:textId="77777777" w:rsidR="00C52B69" w:rsidRPr="00273852" w:rsidRDefault="00C52B69" w:rsidP="00C52B69">
      <w:pPr>
        <w:pStyle w:val="BodyText2"/>
        <w:spacing w:line="340" w:lineRule="atLeast"/>
        <w:jc w:val="left"/>
        <w:rPr>
          <w:ins w:id="242" w:author="00051521" w:date="2017-06-06T19:20:00Z"/>
          <w:b w:val="0"/>
          <w:sz w:val="23"/>
          <w:szCs w:val="23"/>
        </w:rPr>
      </w:pPr>
    </w:p>
    <w:p w14:paraId="1A347156" w14:textId="77777777" w:rsidR="00C52B69" w:rsidRPr="00273852" w:rsidRDefault="00C52B69" w:rsidP="00C52B69">
      <w:pPr>
        <w:jc w:val="both"/>
        <w:rPr>
          <w:ins w:id="243" w:author="00051521" w:date="2017-06-06T19:20:00Z"/>
          <w:sz w:val="23"/>
          <w:szCs w:val="23"/>
        </w:rPr>
      </w:pPr>
    </w:p>
    <w:p w14:paraId="68ECA61D" w14:textId="77777777" w:rsidR="00C52B69" w:rsidRPr="00273852" w:rsidRDefault="00C52B69" w:rsidP="00C52B69">
      <w:pPr>
        <w:numPr>
          <w:ilvl w:val="0"/>
          <w:numId w:val="38"/>
        </w:numPr>
        <w:jc w:val="both"/>
        <w:rPr>
          <w:ins w:id="244" w:author="00051521" w:date="2017-06-06T19:20:00Z"/>
          <w:sz w:val="23"/>
          <w:szCs w:val="23"/>
        </w:rPr>
      </w:pPr>
      <w:ins w:id="245" w:author="00051521" w:date="2017-06-06T19:20:00Z">
        <w:r w:rsidRPr="00273852">
          <w:rPr>
            <w:sz w:val="23"/>
            <w:szCs w:val="23"/>
          </w:rPr>
          <w:t>Take clearance from production department (Work Permit) from the shift Superintendent / in charge.</w:t>
        </w:r>
      </w:ins>
    </w:p>
    <w:p w14:paraId="59AD9760" w14:textId="77777777" w:rsidR="00C52B69" w:rsidRPr="00273852" w:rsidRDefault="00C52B69" w:rsidP="00C52B69">
      <w:pPr>
        <w:numPr>
          <w:ilvl w:val="0"/>
          <w:numId w:val="38"/>
        </w:numPr>
        <w:jc w:val="both"/>
        <w:rPr>
          <w:ins w:id="246" w:author="00051521" w:date="2017-06-06T19:20:00Z"/>
          <w:sz w:val="23"/>
          <w:szCs w:val="23"/>
        </w:rPr>
      </w:pPr>
      <w:ins w:id="247" w:author="00051521" w:date="2017-06-06T19:20:00Z">
        <w:r w:rsidRPr="00273852">
          <w:rPr>
            <w:sz w:val="23"/>
            <w:szCs w:val="23"/>
          </w:rPr>
          <w:t xml:space="preserve"> Take electrical shutdown by putting off isolator and locking with padlock (LOTO) to carry out maintenance for </w:t>
        </w:r>
        <w:proofErr w:type="spellStart"/>
        <w:r w:rsidRPr="00273852">
          <w:rPr>
            <w:sz w:val="23"/>
            <w:szCs w:val="23"/>
          </w:rPr>
          <w:t>mould</w:t>
        </w:r>
        <w:proofErr w:type="spellEnd"/>
        <w:r w:rsidRPr="00273852">
          <w:rPr>
            <w:sz w:val="23"/>
            <w:szCs w:val="23"/>
          </w:rPr>
          <w:t xml:space="preserve"> changing and other short duration jobs.</w:t>
        </w:r>
      </w:ins>
    </w:p>
    <w:p w14:paraId="73952CD7" w14:textId="77777777" w:rsidR="00C52B69" w:rsidRPr="00273852" w:rsidRDefault="00C52B69" w:rsidP="00C52B69">
      <w:pPr>
        <w:numPr>
          <w:ilvl w:val="0"/>
          <w:numId w:val="38"/>
        </w:numPr>
        <w:jc w:val="both"/>
        <w:rPr>
          <w:ins w:id="248" w:author="00051521" w:date="2017-06-06T19:20:00Z"/>
          <w:sz w:val="23"/>
          <w:szCs w:val="23"/>
        </w:rPr>
      </w:pPr>
      <w:ins w:id="249" w:author="00051521" w:date="2017-06-06T19:20:00Z">
        <w:r w:rsidRPr="00273852">
          <w:rPr>
            <w:sz w:val="23"/>
            <w:szCs w:val="23"/>
          </w:rPr>
          <w:t>Do check for the heat of the pig casting machine before starting the job.</w:t>
        </w:r>
      </w:ins>
    </w:p>
    <w:p w14:paraId="3CE634AF" w14:textId="77777777" w:rsidR="00C52B69" w:rsidRPr="00273852" w:rsidRDefault="00C52B69" w:rsidP="00C52B69">
      <w:pPr>
        <w:ind w:left="360"/>
        <w:jc w:val="both"/>
        <w:rPr>
          <w:ins w:id="250" w:author="00051521" w:date="2017-06-06T19:20:00Z"/>
          <w:sz w:val="23"/>
          <w:szCs w:val="23"/>
        </w:rPr>
      </w:pPr>
    </w:p>
    <w:p w14:paraId="667FEBB9" w14:textId="77777777" w:rsidR="00C52B69" w:rsidRPr="00273852" w:rsidRDefault="00C52B69" w:rsidP="00C52B69">
      <w:pPr>
        <w:ind w:left="360"/>
        <w:jc w:val="both"/>
        <w:rPr>
          <w:ins w:id="251" w:author="00051521" w:date="2017-06-06T19:20:00Z"/>
          <w:b/>
          <w:sz w:val="23"/>
          <w:szCs w:val="23"/>
        </w:rPr>
      </w:pPr>
      <w:ins w:id="252" w:author="00051521" w:date="2017-06-06T19:20:00Z">
        <w:r w:rsidRPr="00273852">
          <w:rPr>
            <w:b/>
            <w:sz w:val="23"/>
            <w:szCs w:val="23"/>
          </w:rPr>
          <w:t>Work No 1: Roller changing/roller bracket changing and lubrication.</w:t>
        </w:r>
      </w:ins>
    </w:p>
    <w:p w14:paraId="5483035B" w14:textId="77777777" w:rsidR="00C52B69" w:rsidRPr="00273852" w:rsidRDefault="00C52B69" w:rsidP="00C52B69">
      <w:pPr>
        <w:ind w:left="360"/>
        <w:jc w:val="both"/>
        <w:rPr>
          <w:ins w:id="253" w:author="00051521" w:date="2017-06-06T19:20:00Z"/>
          <w:sz w:val="23"/>
          <w:szCs w:val="23"/>
        </w:rPr>
      </w:pPr>
    </w:p>
    <w:p w14:paraId="41248A28" w14:textId="77777777" w:rsidR="00C52B69" w:rsidRPr="00273852" w:rsidRDefault="00C52B69" w:rsidP="00C52B69">
      <w:pPr>
        <w:numPr>
          <w:ilvl w:val="0"/>
          <w:numId w:val="7"/>
        </w:numPr>
        <w:tabs>
          <w:tab w:val="clear" w:pos="360"/>
          <w:tab w:val="num" w:pos="720"/>
        </w:tabs>
        <w:ind w:left="720"/>
        <w:jc w:val="both"/>
        <w:rPr>
          <w:ins w:id="254" w:author="00051521" w:date="2017-06-06T19:20:00Z"/>
          <w:sz w:val="23"/>
          <w:szCs w:val="23"/>
        </w:rPr>
      </w:pPr>
      <w:ins w:id="255" w:author="00051521" w:date="2017-06-06T19:20:00Z">
        <w:r w:rsidRPr="00273852">
          <w:rPr>
            <w:sz w:val="23"/>
            <w:szCs w:val="23"/>
          </w:rPr>
          <w:t>Take electrical shutdown by switching off isolator and locking padlock on the isolator provided in PCM  (LOTO)</w:t>
        </w:r>
      </w:ins>
    </w:p>
    <w:p w14:paraId="31D5010A" w14:textId="77777777" w:rsidR="00C52B69" w:rsidRPr="00273852" w:rsidRDefault="00C52B69" w:rsidP="00C52B69">
      <w:pPr>
        <w:numPr>
          <w:ilvl w:val="0"/>
          <w:numId w:val="7"/>
        </w:numPr>
        <w:tabs>
          <w:tab w:val="clear" w:pos="360"/>
          <w:tab w:val="num" w:pos="720"/>
        </w:tabs>
        <w:ind w:left="720"/>
        <w:jc w:val="both"/>
        <w:rPr>
          <w:ins w:id="256" w:author="00051521" w:date="2017-06-06T19:20:00Z"/>
          <w:sz w:val="23"/>
          <w:szCs w:val="23"/>
        </w:rPr>
      </w:pPr>
      <w:ins w:id="257" w:author="00051521" w:date="2017-06-06T19:20:00Z">
        <w:r w:rsidRPr="00273852">
          <w:rPr>
            <w:sz w:val="23"/>
            <w:szCs w:val="23"/>
          </w:rPr>
          <w:t>Place the 10 T hydraulic jack below the link near the roller, which needs to be replaced.</w:t>
        </w:r>
      </w:ins>
    </w:p>
    <w:p w14:paraId="5395B4AC" w14:textId="77777777" w:rsidR="00C52B69" w:rsidRPr="00273852" w:rsidRDefault="00C52B69" w:rsidP="00C52B69">
      <w:pPr>
        <w:numPr>
          <w:ilvl w:val="0"/>
          <w:numId w:val="7"/>
        </w:numPr>
        <w:tabs>
          <w:tab w:val="clear" w:pos="360"/>
          <w:tab w:val="num" w:pos="720"/>
        </w:tabs>
        <w:ind w:left="720"/>
        <w:jc w:val="both"/>
        <w:rPr>
          <w:ins w:id="258" w:author="00051521" w:date="2017-06-06T19:20:00Z"/>
          <w:sz w:val="23"/>
          <w:szCs w:val="23"/>
        </w:rPr>
      </w:pPr>
      <w:ins w:id="259" w:author="00051521" w:date="2017-06-06T19:20:00Z">
        <w:r w:rsidRPr="00273852">
          <w:rPr>
            <w:sz w:val="23"/>
            <w:szCs w:val="23"/>
          </w:rPr>
          <w:t>Take proper care to avoid slipping of the jack as PCM structure is inclined in position.</w:t>
        </w:r>
      </w:ins>
    </w:p>
    <w:p w14:paraId="314114BC" w14:textId="77777777" w:rsidR="00C52B69" w:rsidRPr="00273852" w:rsidRDefault="00C52B69" w:rsidP="00C52B69">
      <w:pPr>
        <w:numPr>
          <w:ilvl w:val="0"/>
          <w:numId w:val="7"/>
        </w:numPr>
        <w:tabs>
          <w:tab w:val="clear" w:pos="360"/>
          <w:tab w:val="num" w:pos="720"/>
        </w:tabs>
        <w:ind w:left="720"/>
        <w:jc w:val="both"/>
        <w:rPr>
          <w:ins w:id="260" w:author="00051521" w:date="2017-06-06T19:20:00Z"/>
          <w:sz w:val="23"/>
          <w:szCs w:val="23"/>
        </w:rPr>
      </w:pPr>
      <w:ins w:id="261" w:author="00051521" w:date="2017-06-06T19:20:00Z">
        <w:r w:rsidRPr="00273852">
          <w:rPr>
            <w:sz w:val="23"/>
            <w:szCs w:val="23"/>
          </w:rPr>
          <w:t>Check hydraulic jack , hoses for oil leakages and its condition before use</w:t>
        </w:r>
      </w:ins>
    </w:p>
    <w:p w14:paraId="28C53981" w14:textId="77777777" w:rsidR="00C52B69" w:rsidRPr="00273852" w:rsidRDefault="00C52B69" w:rsidP="00C52B69">
      <w:pPr>
        <w:numPr>
          <w:ilvl w:val="0"/>
          <w:numId w:val="7"/>
        </w:numPr>
        <w:tabs>
          <w:tab w:val="clear" w:pos="360"/>
          <w:tab w:val="num" w:pos="720"/>
        </w:tabs>
        <w:ind w:left="720"/>
        <w:jc w:val="both"/>
        <w:rPr>
          <w:ins w:id="262" w:author="00051521" w:date="2017-06-06T19:20:00Z"/>
          <w:sz w:val="23"/>
          <w:szCs w:val="23"/>
        </w:rPr>
      </w:pPr>
      <w:ins w:id="263" w:author="00051521" w:date="2017-06-06T19:20:00Z">
        <w:r w:rsidRPr="00273852">
          <w:rPr>
            <w:sz w:val="23"/>
            <w:szCs w:val="23"/>
          </w:rPr>
          <w:t>Lift the chain using hydraulic jack.</w:t>
        </w:r>
      </w:ins>
    </w:p>
    <w:p w14:paraId="313BCF19" w14:textId="77777777" w:rsidR="00C52B69" w:rsidRPr="00273852" w:rsidRDefault="00C52B69" w:rsidP="00C52B69">
      <w:pPr>
        <w:numPr>
          <w:ilvl w:val="0"/>
          <w:numId w:val="7"/>
        </w:numPr>
        <w:tabs>
          <w:tab w:val="clear" w:pos="360"/>
          <w:tab w:val="num" w:pos="720"/>
        </w:tabs>
        <w:ind w:left="720"/>
        <w:jc w:val="both"/>
        <w:rPr>
          <w:ins w:id="264" w:author="00051521" w:date="2017-06-06T19:20:00Z"/>
          <w:sz w:val="23"/>
          <w:szCs w:val="23"/>
        </w:rPr>
      </w:pPr>
      <w:ins w:id="265" w:author="00051521" w:date="2017-06-06T19:20:00Z">
        <w:r w:rsidRPr="00273852">
          <w:rPr>
            <w:sz w:val="23"/>
            <w:szCs w:val="23"/>
          </w:rPr>
          <w:t>Replace old roller with new one.</w:t>
        </w:r>
      </w:ins>
    </w:p>
    <w:p w14:paraId="5E84C5A0" w14:textId="77777777" w:rsidR="00C52B69" w:rsidRPr="00273852" w:rsidRDefault="00C52B69" w:rsidP="00C52B69">
      <w:pPr>
        <w:numPr>
          <w:ilvl w:val="0"/>
          <w:numId w:val="7"/>
        </w:numPr>
        <w:tabs>
          <w:tab w:val="clear" w:pos="360"/>
          <w:tab w:val="num" w:pos="720"/>
        </w:tabs>
        <w:ind w:left="720"/>
        <w:jc w:val="both"/>
        <w:rPr>
          <w:ins w:id="266" w:author="00051521" w:date="2017-06-06T19:20:00Z"/>
          <w:sz w:val="23"/>
          <w:szCs w:val="23"/>
        </w:rPr>
      </w:pPr>
      <w:ins w:id="267" w:author="00051521" w:date="2017-06-06T19:20:00Z">
        <w:r w:rsidRPr="00273852">
          <w:rPr>
            <w:sz w:val="23"/>
            <w:szCs w:val="23"/>
          </w:rPr>
          <w:t>Remove the jack by loosening the jack knob and after lowering of jack piston.</w:t>
        </w:r>
      </w:ins>
    </w:p>
    <w:p w14:paraId="269E7945" w14:textId="77777777" w:rsidR="00C52B69" w:rsidRPr="00273852" w:rsidRDefault="00C52B69" w:rsidP="00C52B69">
      <w:pPr>
        <w:numPr>
          <w:ilvl w:val="0"/>
          <w:numId w:val="7"/>
        </w:numPr>
        <w:tabs>
          <w:tab w:val="clear" w:pos="360"/>
          <w:tab w:val="num" w:pos="720"/>
        </w:tabs>
        <w:ind w:left="720"/>
        <w:jc w:val="both"/>
        <w:rPr>
          <w:ins w:id="268" w:author="00051521" w:date="2017-06-06T19:20:00Z"/>
          <w:sz w:val="23"/>
          <w:szCs w:val="23"/>
        </w:rPr>
      </w:pPr>
      <w:ins w:id="269" w:author="00051521" w:date="2017-06-06T19:20:00Z">
        <w:r w:rsidRPr="00273852">
          <w:rPr>
            <w:sz w:val="23"/>
            <w:szCs w:val="23"/>
          </w:rPr>
          <w:t>Follow the above procedure for removing the roller during roller bracket changing.</w:t>
        </w:r>
      </w:ins>
    </w:p>
    <w:p w14:paraId="289F265B" w14:textId="77777777" w:rsidR="00C52B69" w:rsidRPr="00273852" w:rsidRDefault="00C52B69" w:rsidP="00C52B69">
      <w:pPr>
        <w:numPr>
          <w:ilvl w:val="0"/>
          <w:numId w:val="7"/>
        </w:numPr>
        <w:tabs>
          <w:tab w:val="clear" w:pos="360"/>
          <w:tab w:val="num" w:pos="720"/>
        </w:tabs>
        <w:ind w:left="720"/>
        <w:jc w:val="both"/>
        <w:rPr>
          <w:ins w:id="270" w:author="00051521" w:date="2017-06-06T19:20:00Z"/>
          <w:sz w:val="23"/>
          <w:szCs w:val="23"/>
        </w:rPr>
      </w:pPr>
      <w:ins w:id="271" w:author="00051521" w:date="2017-06-06T19:20:00Z">
        <w:r w:rsidRPr="00273852">
          <w:rPr>
            <w:sz w:val="23"/>
            <w:szCs w:val="23"/>
          </w:rPr>
          <w:t xml:space="preserve">After the roller is removed, gas cut the 4 </w:t>
        </w:r>
        <w:proofErr w:type="spellStart"/>
        <w:r w:rsidRPr="00273852">
          <w:rPr>
            <w:sz w:val="23"/>
            <w:szCs w:val="23"/>
          </w:rPr>
          <w:t>nos</w:t>
        </w:r>
        <w:proofErr w:type="spellEnd"/>
        <w:r w:rsidRPr="00273852">
          <w:rPr>
            <w:sz w:val="23"/>
            <w:szCs w:val="23"/>
          </w:rPr>
          <w:t xml:space="preserve"> bolts of bracket base.</w:t>
        </w:r>
      </w:ins>
    </w:p>
    <w:p w14:paraId="7C8F462C" w14:textId="77777777" w:rsidR="00C52B69" w:rsidRPr="00273852" w:rsidRDefault="00C52B69" w:rsidP="00C52B69">
      <w:pPr>
        <w:numPr>
          <w:ilvl w:val="0"/>
          <w:numId w:val="7"/>
        </w:numPr>
        <w:tabs>
          <w:tab w:val="clear" w:pos="360"/>
          <w:tab w:val="num" w:pos="720"/>
        </w:tabs>
        <w:ind w:left="720"/>
        <w:jc w:val="both"/>
        <w:rPr>
          <w:ins w:id="272" w:author="00051521" w:date="2017-06-06T19:20:00Z"/>
          <w:sz w:val="23"/>
          <w:szCs w:val="23"/>
        </w:rPr>
      </w:pPr>
      <w:ins w:id="273" w:author="00051521" w:date="2017-06-06T19:20:00Z">
        <w:r w:rsidRPr="00273852">
          <w:rPr>
            <w:sz w:val="23"/>
            <w:szCs w:val="23"/>
          </w:rPr>
          <w:t>Remove the old bracket and replace the same with a new one.</w:t>
        </w:r>
      </w:ins>
    </w:p>
    <w:p w14:paraId="1F841360" w14:textId="77777777" w:rsidR="00C52B69" w:rsidRPr="00273852" w:rsidRDefault="00C52B69" w:rsidP="00C52B69">
      <w:pPr>
        <w:numPr>
          <w:ilvl w:val="0"/>
          <w:numId w:val="7"/>
        </w:numPr>
        <w:tabs>
          <w:tab w:val="clear" w:pos="360"/>
          <w:tab w:val="num" w:pos="720"/>
        </w:tabs>
        <w:ind w:left="720"/>
        <w:jc w:val="both"/>
        <w:rPr>
          <w:ins w:id="274" w:author="00051521" w:date="2017-06-06T19:20:00Z"/>
          <w:sz w:val="23"/>
          <w:szCs w:val="23"/>
        </w:rPr>
      </w:pPr>
      <w:ins w:id="275" w:author="00051521" w:date="2017-06-06T19:20:00Z">
        <w:r w:rsidRPr="00273852">
          <w:rPr>
            <w:sz w:val="23"/>
            <w:szCs w:val="23"/>
          </w:rPr>
          <w:t>Tighten all bolts and fit back the roller.</w:t>
        </w:r>
      </w:ins>
    </w:p>
    <w:p w14:paraId="28E81A6D" w14:textId="77777777" w:rsidR="00C52B69" w:rsidRPr="00273852" w:rsidRDefault="00C52B69" w:rsidP="00C52B69">
      <w:pPr>
        <w:ind w:firstLine="360"/>
        <w:jc w:val="both"/>
        <w:rPr>
          <w:ins w:id="276" w:author="00051521" w:date="2017-06-06T19:20:00Z"/>
          <w:sz w:val="23"/>
          <w:szCs w:val="23"/>
        </w:rPr>
      </w:pPr>
      <w:ins w:id="277" w:author="00051521" w:date="2017-06-06T19:20:00Z">
        <w:r w:rsidRPr="00273852">
          <w:rPr>
            <w:sz w:val="23"/>
            <w:szCs w:val="23"/>
          </w:rPr>
          <w:t xml:space="preserve">L. </w:t>
        </w:r>
        <w:r w:rsidRPr="00273852">
          <w:rPr>
            <w:sz w:val="23"/>
            <w:szCs w:val="23"/>
          </w:rPr>
          <w:tab/>
          <w:t xml:space="preserve">Do grease lubrication with grease gun by inserting it in the roller nipple </w:t>
        </w:r>
      </w:ins>
    </w:p>
    <w:p w14:paraId="6B4A8530" w14:textId="77777777" w:rsidR="00C52B69" w:rsidRPr="00273852" w:rsidRDefault="00C52B69" w:rsidP="00C52B69">
      <w:pPr>
        <w:ind w:left="360"/>
        <w:jc w:val="both"/>
        <w:rPr>
          <w:ins w:id="278" w:author="00051521" w:date="2017-06-06T19:20:00Z"/>
          <w:sz w:val="23"/>
          <w:szCs w:val="23"/>
        </w:rPr>
      </w:pPr>
    </w:p>
    <w:p w14:paraId="24E4681E" w14:textId="77777777" w:rsidR="00C52B69" w:rsidRPr="00273852" w:rsidRDefault="00C52B69" w:rsidP="00C52B69">
      <w:pPr>
        <w:ind w:left="360"/>
        <w:jc w:val="both"/>
        <w:rPr>
          <w:ins w:id="279" w:author="00051521" w:date="2017-06-06T19:20:00Z"/>
          <w:sz w:val="23"/>
          <w:szCs w:val="23"/>
        </w:rPr>
      </w:pPr>
    </w:p>
    <w:p w14:paraId="697B0D1B" w14:textId="77777777" w:rsidR="00C52B69" w:rsidRPr="00273852" w:rsidRDefault="00C52B69" w:rsidP="00C52B69">
      <w:pPr>
        <w:ind w:left="360"/>
        <w:jc w:val="both"/>
        <w:rPr>
          <w:ins w:id="280" w:author="00051521" w:date="2017-06-06T19:20:00Z"/>
          <w:b/>
          <w:sz w:val="23"/>
          <w:szCs w:val="23"/>
        </w:rPr>
      </w:pPr>
      <w:ins w:id="281" w:author="00051521" w:date="2017-06-06T19:20:00Z">
        <w:r w:rsidRPr="00273852">
          <w:rPr>
            <w:b/>
            <w:sz w:val="23"/>
            <w:szCs w:val="23"/>
          </w:rPr>
          <w:t>Work No 2: Hammer repair and replacement.</w:t>
        </w:r>
      </w:ins>
    </w:p>
    <w:p w14:paraId="30B2A637" w14:textId="77777777" w:rsidR="00C52B69" w:rsidRPr="00273852" w:rsidRDefault="00C52B69" w:rsidP="00C52B69">
      <w:pPr>
        <w:ind w:left="360"/>
        <w:jc w:val="both"/>
        <w:rPr>
          <w:ins w:id="282" w:author="00051521" w:date="2017-06-06T19:20:00Z"/>
          <w:sz w:val="23"/>
          <w:szCs w:val="23"/>
        </w:rPr>
      </w:pPr>
    </w:p>
    <w:p w14:paraId="509F6AEA" w14:textId="77777777" w:rsidR="00C52B69" w:rsidRPr="00273852" w:rsidRDefault="00C52B69" w:rsidP="00C52B69">
      <w:pPr>
        <w:numPr>
          <w:ilvl w:val="0"/>
          <w:numId w:val="9"/>
        </w:numPr>
        <w:tabs>
          <w:tab w:val="clear" w:pos="360"/>
          <w:tab w:val="num" w:pos="720"/>
        </w:tabs>
        <w:ind w:left="720"/>
        <w:jc w:val="both"/>
        <w:rPr>
          <w:ins w:id="283" w:author="00051521" w:date="2017-06-06T19:20:00Z"/>
          <w:sz w:val="23"/>
          <w:szCs w:val="23"/>
        </w:rPr>
      </w:pPr>
      <w:ins w:id="284" w:author="00051521" w:date="2017-06-06T19:20:00Z">
        <w:r w:rsidRPr="00273852">
          <w:rPr>
            <w:sz w:val="23"/>
            <w:szCs w:val="23"/>
          </w:rPr>
          <w:t>Take electrical shutdown by putting off isolator and locking with padlock (LOTO) &amp; local push button pressed</w:t>
        </w:r>
      </w:ins>
    </w:p>
    <w:p w14:paraId="0ED5722C" w14:textId="77777777" w:rsidR="00C52B69" w:rsidRPr="00273852" w:rsidRDefault="00C52B69" w:rsidP="00C52B69">
      <w:pPr>
        <w:numPr>
          <w:ilvl w:val="0"/>
          <w:numId w:val="9"/>
        </w:numPr>
        <w:tabs>
          <w:tab w:val="clear" w:pos="360"/>
          <w:tab w:val="num" w:pos="720"/>
        </w:tabs>
        <w:ind w:left="720"/>
        <w:jc w:val="both"/>
        <w:rPr>
          <w:ins w:id="285" w:author="00051521" w:date="2017-06-06T19:20:00Z"/>
          <w:sz w:val="23"/>
          <w:szCs w:val="23"/>
        </w:rPr>
      </w:pPr>
      <w:ins w:id="286" w:author="00051521" w:date="2017-06-06T19:20:00Z">
        <w:r w:rsidRPr="00273852">
          <w:rPr>
            <w:sz w:val="23"/>
            <w:szCs w:val="23"/>
          </w:rPr>
          <w:t>Inform crane operators (25/12T ) and explain the hazards of moving crane, machineries to concerned workmen</w:t>
        </w:r>
      </w:ins>
    </w:p>
    <w:p w14:paraId="2D89A953" w14:textId="77777777" w:rsidR="00C52B69" w:rsidRPr="00273852" w:rsidRDefault="00C52B69" w:rsidP="00C52B69">
      <w:pPr>
        <w:numPr>
          <w:ilvl w:val="0"/>
          <w:numId w:val="9"/>
        </w:numPr>
        <w:tabs>
          <w:tab w:val="clear" w:pos="360"/>
          <w:tab w:val="num" w:pos="720"/>
        </w:tabs>
        <w:ind w:left="720"/>
        <w:jc w:val="both"/>
        <w:rPr>
          <w:ins w:id="287" w:author="00051521" w:date="2017-06-06T19:20:00Z"/>
          <w:sz w:val="23"/>
          <w:szCs w:val="23"/>
        </w:rPr>
      </w:pPr>
      <w:ins w:id="288" w:author="00051521" w:date="2017-06-06T19:20:00Z">
        <w:r w:rsidRPr="00273852">
          <w:rPr>
            <w:sz w:val="23"/>
            <w:szCs w:val="23"/>
          </w:rPr>
          <w:t xml:space="preserve">Ensure the pig </w:t>
        </w:r>
        <w:proofErr w:type="spellStart"/>
        <w:r w:rsidRPr="00273852">
          <w:rPr>
            <w:sz w:val="23"/>
            <w:szCs w:val="23"/>
          </w:rPr>
          <w:t>mould</w:t>
        </w:r>
        <w:proofErr w:type="spellEnd"/>
        <w:r w:rsidRPr="00273852">
          <w:rPr>
            <w:sz w:val="23"/>
            <w:szCs w:val="23"/>
          </w:rPr>
          <w:t xml:space="preserve"> is cold to avoid burn </w:t>
        </w:r>
        <w:proofErr w:type="spellStart"/>
        <w:r w:rsidRPr="00273852">
          <w:rPr>
            <w:sz w:val="23"/>
            <w:szCs w:val="23"/>
          </w:rPr>
          <w:t>inury</w:t>
        </w:r>
        <w:proofErr w:type="spellEnd"/>
      </w:ins>
    </w:p>
    <w:p w14:paraId="1531967E" w14:textId="77777777" w:rsidR="00C52B69" w:rsidRPr="00273852" w:rsidRDefault="00C52B69" w:rsidP="00C52B69">
      <w:pPr>
        <w:numPr>
          <w:ilvl w:val="0"/>
          <w:numId w:val="9"/>
        </w:numPr>
        <w:tabs>
          <w:tab w:val="clear" w:pos="360"/>
          <w:tab w:val="num" w:pos="720"/>
        </w:tabs>
        <w:ind w:left="720"/>
        <w:jc w:val="both"/>
        <w:rPr>
          <w:ins w:id="289" w:author="00051521" w:date="2017-06-06T19:20:00Z"/>
          <w:sz w:val="23"/>
          <w:szCs w:val="23"/>
        </w:rPr>
      </w:pPr>
      <w:ins w:id="290" w:author="00051521" w:date="2017-06-06T19:20:00Z">
        <w:r w:rsidRPr="00273852">
          <w:rPr>
            <w:sz w:val="23"/>
            <w:szCs w:val="23"/>
          </w:rPr>
          <w:t>Climb on the top of PCM conveyor using full body safety harness.</w:t>
        </w:r>
      </w:ins>
    </w:p>
    <w:p w14:paraId="2A67223D" w14:textId="77777777" w:rsidR="00C52B69" w:rsidRPr="00273852" w:rsidRDefault="00C52B69" w:rsidP="00C52B69">
      <w:pPr>
        <w:numPr>
          <w:ilvl w:val="0"/>
          <w:numId w:val="9"/>
        </w:numPr>
        <w:tabs>
          <w:tab w:val="clear" w:pos="360"/>
          <w:tab w:val="num" w:pos="720"/>
        </w:tabs>
        <w:ind w:left="720"/>
        <w:jc w:val="both"/>
        <w:rPr>
          <w:ins w:id="291" w:author="00051521" w:date="2017-06-06T19:20:00Z"/>
          <w:sz w:val="23"/>
          <w:szCs w:val="23"/>
        </w:rPr>
      </w:pPr>
      <w:ins w:id="292" w:author="00051521" w:date="2017-06-06T19:20:00Z">
        <w:r w:rsidRPr="00273852">
          <w:rPr>
            <w:sz w:val="23"/>
            <w:szCs w:val="23"/>
          </w:rPr>
          <w:t xml:space="preserve">Provide additional platform with proper locking for safe working if required </w:t>
        </w:r>
      </w:ins>
    </w:p>
    <w:p w14:paraId="5199360E" w14:textId="77777777" w:rsidR="00C52B69" w:rsidRPr="00273852" w:rsidRDefault="00C52B69" w:rsidP="00C52B69">
      <w:pPr>
        <w:numPr>
          <w:ilvl w:val="0"/>
          <w:numId w:val="9"/>
        </w:numPr>
        <w:tabs>
          <w:tab w:val="clear" w:pos="360"/>
          <w:tab w:val="num" w:pos="720"/>
        </w:tabs>
        <w:ind w:left="720"/>
        <w:jc w:val="both"/>
        <w:rPr>
          <w:ins w:id="293" w:author="00051521" w:date="2017-06-06T19:20:00Z"/>
          <w:sz w:val="23"/>
          <w:szCs w:val="23"/>
        </w:rPr>
      </w:pPr>
      <w:ins w:id="294" w:author="00051521" w:date="2017-06-06T19:20:00Z">
        <w:r w:rsidRPr="00273852">
          <w:rPr>
            <w:sz w:val="23"/>
            <w:szCs w:val="23"/>
          </w:rPr>
          <w:t xml:space="preserve">Lift the hammer using tested chain block of 2T capacity or one inch manila rope and remove the hammer assembly by removing foundation bolts of hammers by spanners or gas cutting set. </w:t>
        </w:r>
      </w:ins>
    </w:p>
    <w:p w14:paraId="7DBBA441" w14:textId="77777777" w:rsidR="00C52B69" w:rsidRPr="00273852" w:rsidRDefault="00C52B69" w:rsidP="00C52B69">
      <w:pPr>
        <w:numPr>
          <w:ilvl w:val="0"/>
          <w:numId w:val="9"/>
        </w:numPr>
        <w:tabs>
          <w:tab w:val="clear" w:pos="360"/>
          <w:tab w:val="num" w:pos="720"/>
        </w:tabs>
        <w:ind w:left="720"/>
        <w:jc w:val="both"/>
        <w:rPr>
          <w:ins w:id="295" w:author="00051521" w:date="2017-06-06T19:20:00Z"/>
          <w:sz w:val="23"/>
          <w:szCs w:val="23"/>
        </w:rPr>
      </w:pPr>
      <w:ins w:id="296" w:author="00051521" w:date="2017-06-06T19:20:00Z">
        <w:r w:rsidRPr="00273852">
          <w:rPr>
            <w:sz w:val="23"/>
            <w:szCs w:val="23"/>
          </w:rPr>
          <w:t xml:space="preserve">For using gas cutting set follow instructions given in SP 44-F </w:t>
        </w:r>
        <w:proofErr w:type="gramStart"/>
        <w:r w:rsidRPr="00273852">
          <w:rPr>
            <w:sz w:val="23"/>
            <w:szCs w:val="23"/>
          </w:rPr>
          <w:t>( safe</w:t>
        </w:r>
        <w:proofErr w:type="gramEnd"/>
        <w:r w:rsidRPr="00273852">
          <w:rPr>
            <w:sz w:val="23"/>
            <w:szCs w:val="23"/>
          </w:rPr>
          <w:t xml:space="preserve"> work practices).</w:t>
        </w:r>
      </w:ins>
    </w:p>
    <w:p w14:paraId="22994468" w14:textId="77777777" w:rsidR="00C52B69" w:rsidRPr="00273852" w:rsidRDefault="00C52B69" w:rsidP="00C52B69">
      <w:pPr>
        <w:numPr>
          <w:ilvl w:val="0"/>
          <w:numId w:val="9"/>
        </w:numPr>
        <w:tabs>
          <w:tab w:val="clear" w:pos="360"/>
          <w:tab w:val="num" w:pos="720"/>
        </w:tabs>
        <w:ind w:left="720"/>
        <w:jc w:val="both"/>
        <w:rPr>
          <w:ins w:id="297" w:author="00051521" w:date="2017-06-06T19:20:00Z"/>
          <w:sz w:val="23"/>
          <w:szCs w:val="23"/>
        </w:rPr>
      </w:pPr>
      <w:ins w:id="298" w:author="00051521" w:date="2017-06-06T19:20:00Z">
        <w:r w:rsidRPr="00273852">
          <w:rPr>
            <w:sz w:val="23"/>
            <w:szCs w:val="23"/>
          </w:rPr>
          <w:t>Replace the assembly with new assembly</w:t>
        </w:r>
      </w:ins>
    </w:p>
    <w:p w14:paraId="6CE207BF" w14:textId="77777777" w:rsidR="00C52B69" w:rsidRPr="00273852" w:rsidRDefault="00C52B69" w:rsidP="00C52B69">
      <w:pPr>
        <w:numPr>
          <w:ilvl w:val="0"/>
          <w:numId w:val="9"/>
        </w:numPr>
        <w:tabs>
          <w:tab w:val="clear" w:pos="360"/>
          <w:tab w:val="num" w:pos="720"/>
        </w:tabs>
        <w:ind w:left="720"/>
        <w:jc w:val="both"/>
        <w:rPr>
          <w:ins w:id="299" w:author="00051521" w:date="2017-06-06T19:20:00Z"/>
          <w:sz w:val="23"/>
          <w:szCs w:val="23"/>
        </w:rPr>
      </w:pPr>
      <w:ins w:id="300" w:author="00051521" w:date="2017-06-06T19:20:00Z">
        <w:r w:rsidRPr="00273852">
          <w:rPr>
            <w:sz w:val="23"/>
            <w:szCs w:val="23"/>
          </w:rPr>
          <w:t xml:space="preserve">Complete the initial </w:t>
        </w:r>
        <w:proofErr w:type="gramStart"/>
        <w:r w:rsidRPr="00273852">
          <w:rPr>
            <w:sz w:val="23"/>
            <w:szCs w:val="23"/>
          </w:rPr>
          <w:t>welding,  take</w:t>
        </w:r>
        <w:proofErr w:type="gramEnd"/>
        <w:r w:rsidRPr="00273852">
          <w:rPr>
            <w:sz w:val="23"/>
            <w:szCs w:val="23"/>
          </w:rPr>
          <w:t xml:space="preserve"> trial and do hammer stroke adjustment (350 to 400 mm stroke from hammer roller tip to </w:t>
        </w:r>
        <w:proofErr w:type="spellStart"/>
        <w:r w:rsidRPr="00273852">
          <w:rPr>
            <w:sz w:val="23"/>
            <w:szCs w:val="23"/>
          </w:rPr>
          <w:t>mould</w:t>
        </w:r>
        <w:proofErr w:type="spellEnd"/>
        <w:r w:rsidRPr="00273852">
          <w:rPr>
            <w:sz w:val="23"/>
            <w:szCs w:val="23"/>
          </w:rPr>
          <w:t xml:space="preserve"> surface) by adjusting the lifting arrangement plates.</w:t>
        </w:r>
      </w:ins>
    </w:p>
    <w:p w14:paraId="36500C8B" w14:textId="77777777" w:rsidR="00C52B69" w:rsidRPr="00273852" w:rsidRDefault="00C52B69" w:rsidP="00C52B69">
      <w:pPr>
        <w:numPr>
          <w:ilvl w:val="0"/>
          <w:numId w:val="9"/>
        </w:numPr>
        <w:tabs>
          <w:tab w:val="clear" w:pos="360"/>
          <w:tab w:val="num" w:pos="720"/>
        </w:tabs>
        <w:ind w:left="720"/>
        <w:jc w:val="both"/>
        <w:rPr>
          <w:ins w:id="301" w:author="00051521" w:date="2017-06-06T19:20:00Z"/>
          <w:sz w:val="23"/>
          <w:szCs w:val="23"/>
        </w:rPr>
      </w:pPr>
      <w:ins w:id="302" w:author="00051521" w:date="2017-06-06T19:20:00Z">
        <w:r w:rsidRPr="00273852">
          <w:rPr>
            <w:sz w:val="23"/>
            <w:szCs w:val="23"/>
          </w:rPr>
          <w:lastRenderedPageBreak/>
          <w:t xml:space="preserve">Ensure that hammer hit on the sides of the </w:t>
        </w:r>
        <w:proofErr w:type="spellStart"/>
        <w:r w:rsidRPr="00273852">
          <w:rPr>
            <w:sz w:val="23"/>
            <w:szCs w:val="23"/>
          </w:rPr>
          <w:t>mould</w:t>
        </w:r>
        <w:proofErr w:type="spellEnd"/>
        <w:r w:rsidRPr="00273852">
          <w:rPr>
            <w:sz w:val="23"/>
            <w:szCs w:val="23"/>
          </w:rPr>
          <w:t xml:space="preserve"> with good impact.</w:t>
        </w:r>
      </w:ins>
    </w:p>
    <w:p w14:paraId="37FE088A" w14:textId="77777777" w:rsidR="00C52B69" w:rsidRPr="00273852" w:rsidRDefault="00C52B69" w:rsidP="00C52B69">
      <w:pPr>
        <w:numPr>
          <w:ilvl w:val="0"/>
          <w:numId w:val="9"/>
        </w:numPr>
        <w:tabs>
          <w:tab w:val="clear" w:pos="360"/>
          <w:tab w:val="num" w:pos="720"/>
        </w:tabs>
        <w:ind w:left="720"/>
        <w:jc w:val="both"/>
        <w:rPr>
          <w:ins w:id="303" w:author="00051521" w:date="2017-06-06T19:20:00Z"/>
          <w:sz w:val="23"/>
          <w:szCs w:val="23"/>
        </w:rPr>
      </w:pPr>
      <w:ins w:id="304" w:author="00051521" w:date="2017-06-06T19:20:00Z">
        <w:r w:rsidRPr="00273852">
          <w:rPr>
            <w:sz w:val="23"/>
            <w:szCs w:val="23"/>
          </w:rPr>
          <w:t xml:space="preserve"> After stroke setting, do the final welding. Follow SP 44-E for safe welding practices.</w:t>
        </w:r>
      </w:ins>
    </w:p>
    <w:p w14:paraId="279A5A05" w14:textId="77777777" w:rsidR="00C52B69" w:rsidRPr="00273852" w:rsidRDefault="00C52B69" w:rsidP="00C52B69">
      <w:pPr>
        <w:numPr>
          <w:ilvl w:val="0"/>
          <w:numId w:val="9"/>
        </w:numPr>
        <w:tabs>
          <w:tab w:val="clear" w:pos="360"/>
          <w:tab w:val="num" w:pos="720"/>
        </w:tabs>
        <w:ind w:left="720"/>
        <w:jc w:val="both"/>
        <w:rPr>
          <w:ins w:id="305" w:author="00051521" w:date="2017-06-06T19:20:00Z"/>
          <w:sz w:val="23"/>
          <w:szCs w:val="23"/>
        </w:rPr>
      </w:pPr>
      <w:ins w:id="306" w:author="00051521" w:date="2017-06-06T19:20:00Z">
        <w:r w:rsidRPr="00273852">
          <w:rPr>
            <w:sz w:val="23"/>
            <w:szCs w:val="23"/>
          </w:rPr>
          <w:t>Handover the machine to production.</w:t>
        </w:r>
      </w:ins>
    </w:p>
    <w:p w14:paraId="677C3B05" w14:textId="77777777" w:rsidR="00C52B69" w:rsidRPr="00273852" w:rsidRDefault="00C52B69" w:rsidP="00C52B69">
      <w:pPr>
        <w:jc w:val="both"/>
        <w:rPr>
          <w:ins w:id="307" w:author="00051521" w:date="2017-06-06T19:20:00Z"/>
          <w:sz w:val="23"/>
          <w:szCs w:val="23"/>
        </w:rPr>
      </w:pPr>
      <w:ins w:id="308" w:author="00051521" w:date="2017-06-06T19:20:00Z">
        <w:r w:rsidRPr="00273852">
          <w:rPr>
            <w:sz w:val="23"/>
            <w:szCs w:val="23"/>
          </w:rPr>
          <w:t>.</w:t>
        </w:r>
      </w:ins>
    </w:p>
    <w:p w14:paraId="23F11A6A" w14:textId="77777777" w:rsidR="00C52B69" w:rsidRPr="00273852" w:rsidRDefault="00C52B69" w:rsidP="00C52B69">
      <w:pPr>
        <w:ind w:left="360"/>
        <w:jc w:val="both"/>
        <w:rPr>
          <w:ins w:id="309" w:author="00051521" w:date="2017-06-06T19:20:00Z"/>
          <w:b/>
          <w:sz w:val="23"/>
          <w:szCs w:val="23"/>
        </w:rPr>
      </w:pPr>
      <w:ins w:id="310" w:author="00051521" w:date="2017-06-06T19:20:00Z">
        <w:r w:rsidRPr="00273852">
          <w:rPr>
            <w:b/>
            <w:sz w:val="23"/>
            <w:szCs w:val="23"/>
          </w:rPr>
          <w:t xml:space="preserve">Work No 3: Online </w:t>
        </w:r>
        <w:proofErr w:type="spellStart"/>
        <w:r w:rsidRPr="00273852">
          <w:rPr>
            <w:b/>
            <w:sz w:val="23"/>
            <w:szCs w:val="23"/>
          </w:rPr>
          <w:t>Mould</w:t>
        </w:r>
        <w:proofErr w:type="spellEnd"/>
        <w:r w:rsidRPr="00273852">
          <w:rPr>
            <w:b/>
            <w:sz w:val="23"/>
            <w:szCs w:val="23"/>
          </w:rPr>
          <w:t xml:space="preserve"> changing.</w:t>
        </w:r>
      </w:ins>
    </w:p>
    <w:p w14:paraId="738F280D" w14:textId="77777777" w:rsidR="00C52B69" w:rsidRPr="00273852" w:rsidRDefault="00C52B69" w:rsidP="00C52B69">
      <w:pPr>
        <w:jc w:val="both"/>
        <w:rPr>
          <w:ins w:id="311" w:author="00051521" w:date="2017-06-06T19:20:00Z"/>
          <w:sz w:val="23"/>
          <w:szCs w:val="23"/>
        </w:rPr>
      </w:pPr>
    </w:p>
    <w:p w14:paraId="560068DE" w14:textId="77777777" w:rsidR="00C52B69" w:rsidRPr="00273852" w:rsidRDefault="00C52B69" w:rsidP="00C52B69">
      <w:pPr>
        <w:numPr>
          <w:ilvl w:val="0"/>
          <w:numId w:val="10"/>
        </w:numPr>
        <w:tabs>
          <w:tab w:val="clear" w:pos="360"/>
          <w:tab w:val="num" w:pos="720"/>
        </w:tabs>
        <w:ind w:left="720"/>
        <w:jc w:val="both"/>
        <w:rPr>
          <w:ins w:id="312" w:author="00051521" w:date="2017-06-06T19:20:00Z"/>
          <w:sz w:val="23"/>
          <w:szCs w:val="23"/>
        </w:rPr>
      </w:pPr>
      <w:ins w:id="313" w:author="00051521" w:date="2017-06-06T19:20:00Z">
        <w:r w:rsidRPr="00273852">
          <w:rPr>
            <w:sz w:val="23"/>
            <w:szCs w:val="23"/>
          </w:rPr>
          <w:t>Take clearance from production department</w:t>
        </w:r>
      </w:ins>
    </w:p>
    <w:p w14:paraId="68C3E716" w14:textId="77777777" w:rsidR="00C52B69" w:rsidRPr="00273852" w:rsidRDefault="00C52B69" w:rsidP="00C52B69">
      <w:pPr>
        <w:numPr>
          <w:ilvl w:val="0"/>
          <w:numId w:val="10"/>
        </w:numPr>
        <w:tabs>
          <w:tab w:val="clear" w:pos="360"/>
          <w:tab w:val="num" w:pos="720"/>
        </w:tabs>
        <w:ind w:left="720"/>
        <w:jc w:val="both"/>
        <w:rPr>
          <w:ins w:id="314" w:author="00051521" w:date="2017-06-06T19:20:00Z"/>
          <w:sz w:val="23"/>
          <w:szCs w:val="23"/>
        </w:rPr>
      </w:pPr>
      <w:ins w:id="315" w:author="00051521" w:date="2017-06-06T19:20:00Z">
        <w:r w:rsidRPr="00273852">
          <w:rPr>
            <w:sz w:val="23"/>
            <w:szCs w:val="23"/>
          </w:rPr>
          <w:t xml:space="preserve">Shift the new </w:t>
        </w:r>
        <w:proofErr w:type="spellStart"/>
        <w:r w:rsidRPr="00273852">
          <w:rPr>
            <w:sz w:val="23"/>
            <w:szCs w:val="23"/>
          </w:rPr>
          <w:t>moulds</w:t>
        </w:r>
        <w:proofErr w:type="spellEnd"/>
        <w:r w:rsidRPr="00273852">
          <w:rPr>
            <w:sz w:val="23"/>
            <w:szCs w:val="23"/>
          </w:rPr>
          <w:t xml:space="preserve"> near the machine and within the access of swiveling hoist. Weld the date on the back side of the </w:t>
        </w:r>
        <w:proofErr w:type="spellStart"/>
        <w:r w:rsidRPr="00273852">
          <w:rPr>
            <w:sz w:val="23"/>
            <w:szCs w:val="23"/>
          </w:rPr>
          <w:t>mould.Take</w:t>
        </w:r>
        <w:proofErr w:type="spellEnd"/>
        <w:r w:rsidRPr="00273852">
          <w:rPr>
            <w:sz w:val="23"/>
            <w:szCs w:val="23"/>
          </w:rPr>
          <w:t xml:space="preserve"> electrical shutdown by putting off isolator and locking with padlock (LOTO)</w:t>
        </w:r>
      </w:ins>
    </w:p>
    <w:p w14:paraId="3E851A0C" w14:textId="77777777" w:rsidR="00C52B69" w:rsidRPr="00273852" w:rsidRDefault="00C52B69" w:rsidP="00C52B69">
      <w:pPr>
        <w:numPr>
          <w:ilvl w:val="0"/>
          <w:numId w:val="10"/>
        </w:numPr>
        <w:tabs>
          <w:tab w:val="clear" w:pos="360"/>
          <w:tab w:val="num" w:pos="720"/>
        </w:tabs>
        <w:ind w:left="720"/>
        <w:jc w:val="both"/>
        <w:rPr>
          <w:ins w:id="316" w:author="00051521" w:date="2017-06-06T19:20:00Z"/>
          <w:sz w:val="23"/>
          <w:szCs w:val="23"/>
        </w:rPr>
      </w:pPr>
      <w:ins w:id="317" w:author="00051521" w:date="2017-06-06T19:20:00Z">
        <w:r w:rsidRPr="00273852">
          <w:rPr>
            <w:sz w:val="23"/>
            <w:szCs w:val="23"/>
          </w:rPr>
          <w:t xml:space="preserve">Inspect the chain for lifting fixture for handling the </w:t>
        </w:r>
        <w:proofErr w:type="spellStart"/>
        <w:r w:rsidRPr="00273852">
          <w:rPr>
            <w:sz w:val="23"/>
            <w:szCs w:val="23"/>
          </w:rPr>
          <w:t>mould</w:t>
        </w:r>
        <w:proofErr w:type="spellEnd"/>
        <w:r w:rsidRPr="00273852">
          <w:rPr>
            <w:sz w:val="23"/>
            <w:szCs w:val="23"/>
          </w:rPr>
          <w:t>.</w:t>
        </w:r>
      </w:ins>
    </w:p>
    <w:p w14:paraId="13451D26" w14:textId="77777777" w:rsidR="00C52B69" w:rsidRPr="00273852" w:rsidRDefault="00C52B69" w:rsidP="00C52B69">
      <w:pPr>
        <w:numPr>
          <w:ilvl w:val="0"/>
          <w:numId w:val="10"/>
        </w:numPr>
        <w:tabs>
          <w:tab w:val="clear" w:pos="360"/>
          <w:tab w:val="num" w:pos="720"/>
        </w:tabs>
        <w:ind w:left="720"/>
        <w:jc w:val="both"/>
        <w:rPr>
          <w:ins w:id="318" w:author="00051521" w:date="2017-06-06T19:20:00Z"/>
          <w:sz w:val="23"/>
          <w:szCs w:val="23"/>
        </w:rPr>
      </w:pPr>
      <w:ins w:id="319" w:author="00051521" w:date="2017-06-06T19:20:00Z">
        <w:r w:rsidRPr="00273852">
          <w:rPr>
            <w:sz w:val="23"/>
            <w:szCs w:val="23"/>
          </w:rPr>
          <w:t xml:space="preserve">Position the bottom chain </w:t>
        </w:r>
        <w:proofErr w:type="spellStart"/>
        <w:r w:rsidRPr="00273852">
          <w:rPr>
            <w:sz w:val="23"/>
            <w:szCs w:val="23"/>
          </w:rPr>
          <w:t>mould</w:t>
        </w:r>
        <w:proofErr w:type="spellEnd"/>
        <w:r w:rsidRPr="00273852">
          <w:rPr>
            <w:sz w:val="23"/>
            <w:szCs w:val="23"/>
          </w:rPr>
          <w:t xml:space="preserve"> which is to be replaced above chute fabricated for online </w:t>
        </w:r>
        <w:proofErr w:type="spellStart"/>
        <w:r w:rsidRPr="00273852">
          <w:rPr>
            <w:sz w:val="23"/>
            <w:szCs w:val="23"/>
          </w:rPr>
          <w:t>mould</w:t>
        </w:r>
        <w:proofErr w:type="spellEnd"/>
        <w:r w:rsidRPr="00273852">
          <w:rPr>
            <w:sz w:val="23"/>
            <w:szCs w:val="23"/>
          </w:rPr>
          <w:t xml:space="preserve"> changing at tail end of PCM. </w:t>
        </w:r>
      </w:ins>
    </w:p>
    <w:p w14:paraId="5D7BE5AA" w14:textId="77777777" w:rsidR="00C52B69" w:rsidRPr="00273852" w:rsidRDefault="00C52B69" w:rsidP="00C52B69">
      <w:pPr>
        <w:numPr>
          <w:ilvl w:val="0"/>
          <w:numId w:val="10"/>
        </w:numPr>
        <w:tabs>
          <w:tab w:val="clear" w:pos="360"/>
          <w:tab w:val="num" w:pos="720"/>
        </w:tabs>
        <w:ind w:left="720"/>
        <w:jc w:val="both"/>
        <w:rPr>
          <w:ins w:id="320" w:author="00051521" w:date="2017-06-06T19:20:00Z"/>
          <w:sz w:val="23"/>
          <w:szCs w:val="23"/>
        </w:rPr>
      </w:pPr>
      <w:ins w:id="321" w:author="00051521" w:date="2017-06-06T19:20:00Z">
        <w:r w:rsidRPr="00273852">
          <w:rPr>
            <w:sz w:val="23"/>
            <w:szCs w:val="23"/>
          </w:rPr>
          <w:t xml:space="preserve">Barricade the chute discharge area with chain to avoid hitting of </w:t>
        </w:r>
        <w:proofErr w:type="spellStart"/>
        <w:r w:rsidRPr="00273852">
          <w:rPr>
            <w:sz w:val="23"/>
            <w:szCs w:val="23"/>
          </w:rPr>
          <w:t>mould</w:t>
        </w:r>
        <w:proofErr w:type="spellEnd"/>
        <w:r w:rsidRPr="00273852">
          <w:rPr>
            <w:sz w:val="23"/>
            <w:szCs w:val="23"/>
          </w:rPr>
          <w:t xml:space="preserve"> on person after it is dropped in chute.</w:t>
        </w:r>
      </w:ins>
    </w:p>
    <w:p w14:paraId="752680B3" w14:textId="77777777" w:rsidR="00C52B69" w:rsidRPr="00273852" w:rsidRDefault="00C52B69" w:rsidP="00C52B69">
      <w:pPr>
        <w:numPr>
          <w:ilvl w:val="0"/>
          <w:numId w:val="10"/>
        </w:numPr>
        <w:tabs>
          <w:tab w:val="clear" w:pos="360"/>
          <w:tab w:val="num" w:pos="720"/>
        </w:tabs>
        <w:ind w:left="720"/>
        <w:jc w:val="both"/>
        <w:rPr>
          <w:ins w:id="322" w:author="00051521" w:date="2017-06-06T19:20:00Z"/>
          <w:sz w:val="23"/>
          <w:szCs w:val="23"/>
        </w:rPr>
      </w:pPr>
      <w:ins w:id="323" w:author="00051521" w:date="2017-06-06T19:20:00Z">
        <w:r w:rsidRPr="00273852">
          <w:rPr>
            <w:sz w:val="23"/>
            <w:szCs w:val="23"/>
          </w:rPr>
          <w:t>Chip the nut area with hammer. Do wear goggles to carry out the activity.</w:t>
        </w:r>
      </w:ins>
    </w:p>
    <w:p w14:paraId="612439FA" w14:textId="77777777" w:rsidR="00C52B69" w:rsidRPr="00273852" w:rsidRDefault="00C52B69" w:rsidP="00C52B69">
      <w:pPr>
        <w:numPr>
          <w:ilvl w:val="0"/>
          <w:numId w:val="10"/>
        </w:numPr>
        <w:tabs>
          <w:tab w:val="clear" w:pos="360"/>
          <w:tab w:val="num" w:pos="720"/>
        </w:tabs>
        <w:ind w:left="720"/>
        <w:jc w:val="both"/>
        <w:rPr>
          <w:ins w:id="324" w:author="00051521" w:date="2017-06-06T19:20:00Z"/>
          <w:sz w:val="23"/>
          <w:szCs w:val="23"/>
        </w:rPr>
      </w:pPr>
      <w:ins w:id="325" w:author="00051521" w:date="2017-06-06T19:20:00Z">
        <w:r w:rsidRPr="00273852">
          <w:rPr>
            <w:sz w:val="23"/>
            <w:szCs w:val="23"/>
          </w:rPr>
          <w:t>Cut the bolts of bolt using gas-cutting set as per SP44-F and punch the bolts.</w:t>
        </w:r>
      </w:ins>
    </w:p>
    <w:p w14:paraId="45D11BD7" w14:textId="77777777" w:rsidR="00C52B69" w:rsidRPr="00273852" w:rsidRDefault="00C52B69" w:rsidP="00C52B69">
      <w:pPr>
        <w:numPr>
          <w:ilvl w:val="0"/>
          <w:numId w:val="10"/>
        </w:numPr>
        <w:tabs>
          <w:tab w:val="clear" w:pos="360"/>
          <w:tab w:val="num" w:pos="720"/>
        </w:tabs>
        <w:ind w:left="720"/>
        <w:jc w:val="both"/>
        <w:rPr>
          <w:ins w:id="326" w:author="00051521" w:date="2017-06-06T19:20:00Z"/>
          <w:sz w:val="23"/>
          <w:szCs w:val="23"/>
        </w:rPr>
      </w:pPr>
      <w:ins w:id="327" w:author="00051521" w:date="2017-06-06T19:20:00Z">
        <w:r w:rsidRPr="00273852">
          <w:rPr>
            <w:sz w:val="23"/>
            <w:szCs w:val="23"/>
          </w:rPr>
          <w:t xml:space="preserve">Drop the cracked </w:t>
        </w:r>
        <w:proofErr w:type="spellStart"/>
        <w:r w:rsidRPr="00273852">
          <w:rPr>
            <w:sz w:val="23"/>
            <w:szCs w:val="23"/>
          </w:rPr>
          <w:t>mould</w:t>
        </w:r>
        <w:proofErr w:type="spellEnd"/>
        <w:r w:rsidRPr="00273852">
          <w:rPr>
            <w:sz w:val="23"/>
            <w:szCs w:val="23"/>
          </w:rPr>
          <w:t xml:space="preserve"> into the online </w:t>
        </w:r>
        <w:proofErr w:type="spellStart"/>
        <w:r w:rsidRPr="00273852">
          <w:rPr>
            <w:sz w:val="23"/>
            <w:szCs w:val="23"/>
          </w:rPr>
          <w:t>mould</w:t>
        </w:r>
        <w:proofErr w:type="spellEnd"/>
        <w:r w:rsidRPr="00273852">
          <w:rPr>
            <w:sz w:val="23"/>
            <w:szCs w:val="23"/>
          </w:rPr>
          <w:t xml:space="preserve"> changing chute. Note down the link no and the </w:t>
        </w:r>
        <w:proofErr w:type="spellStart"/>
        <w:r w:rsidRPr="00273852">
          <w:rPr>
            <w:sz w:val="23"/>
            <w:szCs w:val="23"/>
          </w:rPr>
          <w:t>mould</w:t>
        </w:r>
        <w:proofErr w:type="spellEnd"/>
        <w:r w:rsidRPr="00273852">
          <w:rPr>
            <w:sz w:val="23"/>
            <w:szCs w:val="23"/>
          </w:rPr>
          <w:t xml:space="preserve"> no. for maintaining the records.</w:t>
        </w:r>
      </w:ins>
    </w:p>
    <w:p w14:paraId="0225CFCA" w14:textId="77777777" w:rsidR="00C52B69" w:rsidRPr="00273852" w:rsidRDefault="00C52B69" w:rsidP="00C52B69">
      <w:pPr>
        <w:numPr>
          <w:ilvl w:val="0"/>
          <w:numId w:val="10"/>
        </w:numPr>
        <w:tabs>
          <w:tab w:val="clear" w:pos="360"/>
          <w:tab w:val="num" w:pos="720"/>
        </w:tabs>
        <w:ind w:left="720"/>
        <w:jc w:val="both"/>
        <w:rPr>
          <w:ins w:id="328" w:author="00051521" w:date="2017-06-06T19:20:00Z"/>
          <w:sz w:val="23"/>
          <w:szCs w:val="23"/>
        </w:rPr>
      </w:pPr>
      <w:ins w:id="329" w:author="00051521" w:date="2017-06-06T19:20:00Z">
        <w:r w:rsidRPr="00273852">
          <w:rPr>
            <w:sz w:val="23"/>
            <w:szCs w:val="23"/>
          </w:rPr>
          <w:t xml:space="preserve">Remove the LOTO lock and start the PCM. Position the chain near the pouring runner spout for fitting new </w:t>
        </w:r>
        <w:proofErr w:type="spellStart"/>
        <w:r w:rsidRPr="00273852">
          <w:rPr>
            <w:sz w:val="23"/>
            <w:szCs w:val="23"/>
          </w:rPr>
          <w:t>mould</w:t>
        </w:r>
        <w:proofErr w:type="spellEnd"/>
        <w:r w:rsidRPr="00273852">
          <w:rPr>
            <w:sz w:val="23"/>
            <w:szCs w:val="23"/>
          </w:rPr>
          <w:t xml:space="preserve">. </w:t>
        </w:r>
      </w:ins>
    </w:p>
    <w:p w14:paraId="7FA13333" w14:textId="77777777" w:rsidR="00C52B69" w:rsidRPr="00273852" w:rsidRDefault="00C52B69" w:rsidP="00C52B69">
      <w:pPr>
        <w:numPr>
          <w:ilvl w:val="0"/>
          <w:numId w:val="10"/>
        </w:numPr>
        <w:tabs>
          <w:tab w:val="clear" w:pos="360"/>
          <w:tab w:val="num" w:pos="720"/>
        </w:tabs>
        <w:ind w:left="720"/>
        <w:jc w:val="both"/>
        <w:rPr>
          <w:ins w:id="330" w:author="00051521" w:date="2017-06-06T19:20:00Z"/>
          <w:sz w:val="23"/>
          <w:szCs w:val="23"/>
        </w:rPr>
      </w:pPr>
      <w:ins w:id="331" w:author="00051521" w:date="2017-06-06T19:20:00Z">
        <w:r w:rsidRPr="00273852">
          <w:rPr>
            <w:sz w:val="23"/>
            <w:szCs w:val="23"/>
          </w:rPr>
          <w:t xml:space="preserve">Fit the new </w:t>
        </w:r>
        <w:proofErr w:type="spellStart"/>
        <w:r w:rsidRPr="00273852">
          <w:rPr>
            <w:sz w:val="23"/>
            <w:szCs w:val="23"/>
          </w:rPr>
          <w:t>mould</w:t>
        </w:r>
        <w:proofErr w:type="spellEnd"/>
        <w:r w:rsidRPr="00273852">
          <w:rPr>
            <w:sz w:val="23"/>
            <w:szCs w:val="23"/>
          </w:rPr>
          <w:t xml:space="preserve"> by using swiveling crane. Use tested standard chain for lifting the </w:t>
        </w:r>
        <w:proofErr w:type="spellStart"/>
        <w:r w:rsidRPr="00273852">
          <w:rPr>
            <w:sz w:val="23"/>
            <w:szCs w:val="23"/>
          </w:rPr>
          <w:t>mould</w:t>
        </w:r>
        <w:proofErr w:type="spellEnd"/>
        <w:r w:rsidRPr="00273852">
          <w:rPr>
            <w:sz w:val="23"/>
            <w:szCs w:val="23"/>
          </w:rPr>
          <w:t>.</w:t>
        </w:r>
      </w:ins>
    </w:p>
    <w:p w14:paraId="66361BEC" w14:textId="77777777" w:rsidR="00C52B69" w:rsidRPr="00273852" w:rsidRDefault="00C52B69" w:rsidP="00C52B69">
      <w:pPr>
        <w:numPr>
          <w:ilvl w:val="0"/>
          <w:numId w:val="10"/>
        </w:numPr>
        <w:tabs>
          <w:tab w:val="clear" w:pos="360"/>
          <w:tab w:val="num" w:pos="720"/>
        </w:tabs>
        <w:ind w:left="720"/>
        <w:jc w:val="both"/>
        <w:rPr>
          <w:ins w:id="332" w:author="00051521" w:date="2017-06-06T19:20:00Z"/>
          <w:sz w:val="23"/>
          <w:szCs w:val="23"/>
        </w:rPr>
      </w:pPr>
      <w:ins w:id="333" w:author="00051521" w:date="2017-06-06T19:20:00Z">
        <w:r w:rsidRPr="00273852">
          <w:rPr>
            <w:sz w:val="23"/>
            <w:szCs w:val="23"/>
          </w:rPr>
          <w:t xml:space="preserve">Refit the new </w:t>
        </w:r>
        <w:proofErr w:type="spellStart"/>
        <w:r w:rsidRPr="00273852">
          <w:rPr>
            <w:sz w:val="23"/>
            <w:szCs w:val="23"/>
          </w:rPr>
          <w:t>moulds</w:t>
        </w:r>
        <w:proofErr w:type="spellEnd"/>
        <w:r w:rsidRPr="00273852">
          <w:rPr>
            <w:sz w:val="23"/>
            <w:szCs w:val="23"/>
          </w:rPr>
          <w:t xml:space="preserve"> in position. Do ensure to put 50 mm square washers for all bolts on both the sides.</w:t>
        </w:r>
      </w:ins>
    </w:p>
    <w:p w14:paraId="44DA08F9" w14:textId="77777777" w:rsidR="00C52B69" w:rsidRPr="00273852" w:rsidRDefault="00C52B69" w:rsidP="00C52B69">
      <w:pPr>
        <w:numPr>
          <w:ilvl w:val="0"/>
          <w:numId w:val="10"/>
        </w:numPr>
        <w:tabs>
          <w:tab w:val="clear" w:pos="360"/>
          <w:tab w:val="num" w:pos="720"/>
        </w:tabs>
        <w:ind w:left="720"/>
        <w:jc w:val="both"/>
        <w:rPr>
          <w:ins w:id="334" w:author="00051521" w:date="2017-06-06T19:20:00Z"/>
          <w:sz w:val="23"/>
          <w:szCs w:val="23"/>
        </w:rPr>
      </w:pPr>
      <w:ins w:id="335" w:author="00051521" w:date="2017-06-06T19:20:00Z">
        <w:r w:rsidRPr="00273852">
          <w:rPr>
            <w:sz w:val="23"/>
            <w:szCs w:val="23"/>
          </w:rPr>
          <w:t xml:space="preserve">Tighten all the M20x90 mm bolts using pneumatic wrench &amp; tag weld all the </w:t>
        </w:r>
        <w:proofErr w:type="spellStart"/>
        <w:r w:rsidRPr="00273852">
          <w:rPr>
            <w:sz w:val="23"/>
            <w:szCs w:val="23"/>
          </w:rPr>
          <w:t>mould</w:t>
        </w:r>
        <w:proofErr w:type="spellEnd"/>
        <w:r w:rsidRPr="00273852">
          <w:rPr>
            <w:sz w:val="23"/>
            <w:szCs w:val="23"/>
          </w:rPr>
          <w:t xml:space="preserve"> nuts to the bolts. Note down the new </w:t>
        </w:r>
        <w:proofErr w:type="spellStart"/>
        <w:r w:rsidRPr="00273852">
          <w:rPr>
            <w:sz w:val="23"/>
            <w:szCs w:val="23"/>
          </w:rPr>
          <w:t>mould</w:t>
        </w:r>
        <w:proofErr w:type="spellEnd"/>
        <w:r w:rsidRPr="00273852">
          <w:rPr>
            <w:sz w:val="23"/>
            <w:szCs w:val="23"/>
          </w:rPr>
          <w:t xml:space="preserve"> no. and maintain the records. </w:t>
        </w:r>
      </w:ins>
    </w:p>
    <w:p w14:paraId="7B9702EF" w14:textId="77777777" w:rsidR="00C52B69" w:rsidRPr="00273852" w:rsidRDefault="00C52B69" w:rsidP="00C52B69">
      <w:pPr>
        <w:numPr>
          <w:ilvl w:val="0"/>
          <w:numId w:val="10"/>
        </w:numPr>
        <w:tabs>
          <w:tab w:val="clear" w:pos="360"/>
          <w:tab w:val="num" w:pos="720"/>
        </w:tabs>
        <w:ind w:left="720"/>
        <w:jc w:val="both"/>
        <w:rPr>
          <w:ins w:id="336" w:author="00051521" w:date="2017-06-06T19:20:00Z"/>
          <w:sz w:val="23"/>
          <w:szCs w:val="23"/>
        </w:rPr>
      </w:pPr>
      <w:ins w:id="337" w:author="00051521" w:date="2017-06-06T19:20:00Z">
        <w:r w:rsidRPr="00273852">
          <w:rPr>
            <w:sz w:val="23"/>
            <w:szCs w:val="23"/>
          </w:rPr>
          <w:t>After completion of the job including removal of slings, , inform the PCM shift engineer production and hand over the machine after trials</w:t>
        </w:r>
      </w:ins>
    </w:p>
    <w:p w14:paraId="6B5879CA" w14:textId="77777777" w:rsidR="00C52B69" w:rsidRPr="00273852" w:rsidRDefault="00C52B69" w:rsidP="00C52B69">
      <w:pPr>
        <w:numPr>
          <w:ilvl w:val="0"/>
          <w:numId w:val="10"/>
        </w:numPr>
        <w:tabs>
          <w:tab w:val="clear" w:pos="360"/>
          <w:tab w:val="num" w:pos="720"/>
        </w:tabs>
        <w:ind w:left="720"/>
        <w:jc w:val="both"/>
        <w:rPr>
          <w:ins w:id="338" w:author="00051521" w:date="2017-06-06T19:20:00Z"/>
          <w:sz w:val="23"/>
          <w:szCs w:val="23"/>
        </w:rPr>
      </w:pPr>
      <w:ins w:id="339" w:author="00051521" w:date="2017-06-06T19:20:00Z">
        <w:r w:rsidRPr="00273852">
          <w:rPr>
            <w:sz w:val="23"/>
            <w:szCs w:val="23"/>
          </w:rPr>
          <w:t xml:space="preserve">When the </w:t>
        </w:r>
        <w:proofErr w:type="spellStart"/>
        <w:r w:rsidRPr="00273852">
          <w:rPr>
            <w:sz w:val="23"/>
            <w:szCs w:val="23"/>
          </w:rPr>
          <w:t>moulds</w:t>
        </w:r>
        <w:proofErr w:type="spellEnd"/>
        <w:r w:rsidRPr="00273852">
          <w:rPr>
            <w:sz w:val="23"/>
            <w:szCs w:val="23"/>
          </w:rPr>
          <w:t xml:space="preserve"> are to be replaced when the machine is in cold condition, same practice can be followed.</w:t>
        </w:r>
      </w:ins>
    </w:p>
    <w:p w14:paraId="3C453B09" w14:textId="77777777" w:rsidR="00C52B69" w:rsidRPr="00273852" w:rsidRDefault="00C52B69" w:rsidP="00C52B69">
      <w:pPr>
        <w:ind w:left="720"/>
        <w:jc w:val="both"/>
        <w:rPr>
          <w:ins w:id="340" w:author="00051521" w:date="2017-06-06T19:20:00Z"/>
          <w:sz w:val="23"/>
          <w:szCs w:val="23"/>
        </w:rPr>
      </w:pPr>
    </w:p>
    <w:p w14:paraId="46F69D77" w14:textId="77777777" w:rsidR="00C52B69" w:rsidRPr="00273852" w:rsidRDefault="00C52B69" w:rsidP="00C52B69">
      <w:pPr>
        <w:ind w:left="360"/>
        <w:jc w:val="both"/>
        <w:rPr>
          <w:ins w:id="341" w:author="00051521" w:date="2017-06-06T19:20:00Z"/>
          <w:b/>
          <w:sz w:val="23"/>
          <w:szCs w:val="23"/>
        </w:rPr>
      </w:pPr>
      <w:ins w:id="342" w:author="00051521" w:date="2017-06-06T19:20:00Z">
        <w:r w:rsidRPr="00273852">
          <w:rPr>
            <w:b/>
            <w:sz w:val="23"/>
            <w:szCs w:val="23"/>
          </w:rPr>
          <w:t>Work No 4: Drive/tail end sprocket changing.</w:t>
        </w:r>
      </w:ins>
    </w:p>
    <w:p w14:paraId="7E03A5DC" w14:textId="77777777" w:rsidR="00C52B69" w:rsidRPr="00273852" w:rsidRDefault="00C52B69" w:rsidP="00C52B69">
      <w:pPr>
        <w:ind w:left="360"/>
        <w:jc w:val="both"/>
        <w:rPr>
          <w:ins w:id="343" w:author="00051521" w:date="2017-06-06T19:20:00Z"/>
          <w:sz w:val="23"/>
          <w:szCs w:val="23"/>
        </w:rPr>
      </w:pPr>
    </w:p>
    <w:p w14:paraId="6CFEDBA2" w14:textId="77777777" w:rsidR="00C52B69" w:rsidRPr="00273852" w:rsidRDefault="00C52B69" w:rsidP="00C52B69">
      <w:pPr>
        <w:numPr>
          <w:ilvl w:val="0"/>
          <w:numId w:val="11"/>
        </w:numPr>
        <w:tabs>
          <w:tab w:val="clear" w:pos="360"/>
          <w:tab w:val="num" w:pos="720"/>
        </w:tabs>
        <w:ind w:left="720"/>
        <w:jc w:val="both"/>
        <w:rPr>
          <w:ins w:id="344" w:author="00051521" w:date="2017-06-06T19:20:00Z"/>
          <w:sz w:val="23"/>
          <w:szCs w:val="23"/>
        </w:rPr>
      </w:pPr>
      <w:ins w:id="345" w:author="00051521" w:date="2017-06-06T19:20:00Z">
        <w:r w:rsidRPr="00273852">
          <w:rPr>
            <w:sz w:val="23"/>
            <w:szCs w:val="23"/>
          </w:rPr>
          <w:t>Inform crane operators (25/12T ) and explain the hazards of moving crane, machineries to concerned workmen</w:t>
        </w:r>
      </w:ins>
    </w:p>
    <w:p w14:paraId="083CD9A7" w14:textId="77777777" w:rsidR="00C52B69" w:rsidRPr="00273852" w:rsidRDefault="00C52B69" w:rsidP="00C52B69">
      <w:pPr>
        <w:numPr>
          <w:ilvl w:val="0"/>
          <w:numId w:val="11"/>
        </w:numPr>
        <w:tabs>
          <w:tab w:val="clear" w:pos="360"/>
          <w:tab w:val="num" w:pos="720"/>
        </w:tabs>
        <w:ind w:left="720"/>
        <w:jc w:val="both"/>
        <w:rPr>
          <w:ins w:id="346" w:author="00051521" w:date="2017-06-06T19:20:00Z"/>
          <w:sz w:val="23"/>
          <w:szCs w:val="23"/>
        </w:rPr>
      </w:pPr>
      <w:ins w:id="347" w:author="00051521" w:date="2017-06-06T19:20:00Z">
        <w:r w:rsidRPr="00273852">
          <w:rPr>
            <w:sz w:val="23"/>
            <w:szCs w:val="23"/>
          </w:rPr>
          <w:t xml:space="preserve">Remove approximately 8 </w:t>
        </w:r>
        <w:proofErr w:type="spellStart"/>
        <w:r w:rsidRPr="00273852">
          <w:rPr>
            <w:sz w:val="23"/>
            <w:szCs w:val="23"/>
          </w:rPr>
          <w:t>nos</w:t>
        </w:r>
        <w:proofErr w:type="spellEnd"/>
        <w:r w:rsidRPr="00273852">
          <w:rPr>
            <w:sz w:val="23"/>
            <w:szCs w:val="23"/>
          </w:rPr>
          <w:t xml:space="preserve"> of </w:t>
        </w:r>
        <w:proofErr w:type="spellStart"/>
        <w:r w:rsidRPr="00273852">
          <w:rPr>
            <w:sz w:val="23"/>
            <w:szCs w:val="23"/>
          </w:rPr>
          <w:t>mould</w:t>
        </w:r>
        <w:proofErr w:type="spellEnd"/>
        <w:r w:rsidRPr="00273852">
          <w:rPr>
            <w:sz w:val="23"/>
            <w:szCs w:val="23"/>
          </w:rPr>
          <w:t xml:space="preserve"> near the approach of swivel crane.</w:t>
        </w:r>
      </w:ins>
    </w:p>
    <w:p w14:paraId="2176A2A1" w14:textId="77777777" w:rsidR="00C52B69" w:rsidRPr="00273852" w:rsidRDefault="00C52B69" w:rsidP="00C52B69">
      <w:pPr>
        <w:numPr>
          <w:ilvl w:val="0"/>
          <w:numId w:val="11"/>
        </w:numPr>
        <w:tabs>
          <w:tab w:val="clear" w:pos="360"/>
          <w:tab w:val="num" w:pos="720"/>
        </w:tabs>
        <w:ind w:left="720"/>
        <w:jc w:val="both"/>
        <w:rPr>
          <w:ins w:id="348" w:author="00051521" w:date="2017-06-06T19:20:00Z"/>
          <w:sz w:val="23"/>
          <w:szCs w:val="23"/>
        </w:rPr>
      </w:pPr>
      <w:ins w:id="349" w:author="00051521" w:date="2017-06-06T19:20:00Z">
        <w:r w:rsidRPr="00273852">
          <w:rPr>
            <w:sz w:val="23"/>
            <w:szCs w:val="23"/>
          </w:rPr>
          <w:t>Lock the hammer assembly both arms in lifted position for drive end sprocket replacement.</w:t>
        </w:r>
      </w:ins>
    </w:p>
    <w:p w14:paraId="5F49AE7D" w14:textId="77777777" w:rsidR="00C52B69" w:rsidRPr="00273852" w:rsidRDefault="00C52B69" w:rsidP="00C52B69">
      <w:pPr>
        <w:numPr>
          <w:ilvl w:val="0"/>
          <w:numId w:val="11"/>
        </w:numPr>
        <w:tabs>
          <w:tab w:val="clear" w:pos="360"/>
          <w:tab w:val="num" w:pos="720"/>
        </w:tabs>
        <w:ind w:left="720"/>
        <w:jc w:val="both"/>
        <w:rPr>
          <w:ins w:id="350" w:author="00051521" w:date="2017-06-06T19:20:00Z"/>
          <w:sz w:val="23"/>
          <w:szCs w:val="23"/>
        </w:rPr>
      </w:pPr>
      <w:ins w:id="351" w:author="00051521" w:date="2017-06-06T19:20:00Z">
        <w:r w:rsidRPr="00273852">
          <w:rPr>
            <w:sz w:val="23"/>
            <w:szCs w:val="23"/>
          </w:rPr>
          <w:t xml:space="preserve">Start the machine and take the chain of removed </w:t>
        </w:r>
        <w:proofErr w:type="spellStart"/>
        <w:r w:rsidRPr="00273852">
          <w:rPr>
            <w:sz w:val="23"/>
            <w:szCs w:val="23"/>
          </w:rPr>
          <w:t>mould</w:t>
        </w:r>
        <w:proofErr w:type="spellEnd"/>
        <w:r w:rsidRPr="00273852">
          <w:rPr>
            <w:sz w:val="23"/>
            <w:szCs w:val="23"/>
          </w:rPr>
          <w:t xml:space="preserve"> portion on top of the sprocket.</w:t>
        </w:r>
      </w:ins>
    </w:p>
    <w:p w14:paraId="28B7CD80" w14:textId="77777777" w:rsidR="00C52B69" w:rsidRPr="00273852" w:rsidRDefault="00C52B69" w:rsidP="00C52B69">
      <w:pPr>
        <w:numPr>
          <w:ilvl w:val="0"/>
          <w:numId w:val="11"/>
        </w:numPr>
        <w:tabs>
          <w:tab w:val="clear" w:pos="360"/>
          <w:tab w:val="num" w:pos="720"/>
        </w:tabs>
        <w:ind w:left="720"/>
        <w:jc w:val="both"/>
        <w:rPr>
          <w:ins w:id="352" w:author="00051521" w:date="2017-06-06T19:20:00Z"/>
          <w:sz w:val="23"/>
          <w:szCs w:val="23"/>
        </w:rPr>
      </w:pPr>
      <w:ins w:id="353" w:author="00051521" w:date="2017-06-06T19:20:00Z">
        <w:r w:rsidRPr="00273852">
          <w:rPr>
            <w:sz w:val="23"/>
            <w:szCs w:val="23"/>
          </w:rPr>
          <w:t>Lock the chain with 5T sling and D shackle in four places, two on top and two on bottom side nearest to the sprocket. Weld the link to the fixed structure at 8 places with angles or channels (2 supports for top chain and 2 for bottom on both sides) for additional safety to avoid rollback of chain.</w:t>
        </w:r>
      </w:ins>
    </w:p>
    <w:p w14:paraId="2E53640B" w14:textId="77777777" w:rsidR="00C52B69" w:rsidRPr="00273852" w:rsidRDefault="00C52B69" w:rsidP="00C52B69">
      <w:pPr>
        <w:numPr>
          <w:ilvl w:val="0"/>
          <w:numId w:val="11"/>
        </w:numPr>
        <w:tabs>
          <w:tab w:val="clear" w:pos="360"/>
          <w:tab w:val="num" w:pos="720"/>
        </w:tabs>
        <w:ind w:left="720"/>
        <w:jc w:val="both"/>
        <w:rPr>
          <w:ins w:id="354" w:author="00051521" w:date="2017-06-06T19:20:00Z"/>
          <w:sz w:val="23"/>
          <w:szCs w:val="23"/>
        </w:rPr>
      </w:pPr>
      <w:ins w:id="355" w:author="00051521" w:date="2017-06-06T19:20:00Z">
        <w:r w:rsidRPr="00273852">
          <w:rPr>
            <w:sz w:val="23"/>
            <w:szCs w:val="23"/>
          </w:rPr>
          <w:lastRenderedPageBreak/>
          <w:t>Hold the chain with chain block and remove the link pins one by one sidewise and remove the chain.</w:t>
        </w:r>
      </w:ins>
    </w:p>
    <w:p w14:paraId="5031CAD8" w14:textId="77777777" w:rsidR="00C52B69" w:rsidRPr="00273852" w:rsidRDefault="00C52B69" w:rsidP="00C52B69">
      <w:pPr>
        <w:numPr>
          <w:ilvl w:val="0"/>
          <w:numId w:val="11"/>
        </w:numPr>
        <w:tabs>
          <w:tab w:val="clear" w:pos="360"/>
          <w:tab w:val="num" w:pos="720"/>
        </w:tabs>
        <w:ind w:left="720"/>
        <w:jc w:val="both"/>
        <w:rPr>
          <w:ins w:id="356" w:author="00051521" w:date="2017-06-06T19:20:00Z"/>
          <w:sz w:val="23"/>
          <w:szCs w:val="23"/>
        </w:rPr>
      </w:pPr>
      <w:ins w:id="357" w:author="00051521" w:date="2017-06-06T19:20:00Z">
        <w:r w:rsidRPr="00273852">
          <w:rPr>
            <w:sz w:val="23"/>
            <w:szCs w:val="23"/>
          </w:rPr>
          <w:t>Hold the sprocket at the center with the tested chain block of capacity min. 3T /hydra.</w:t>
        </w:r>
      </w:ins>
    </w:p>
    <w:p w14:paraId="213F99EF" w14:textId="77777777" w:rsidR="00C52B69" w:rsidRPr="00273852" w:rsidRDefault="00C52B69" w:rsidP="00C52B69">
      <w:pPr>
        <w:numPr>
          <w:ilvl w:val="0"/>
          <w:numId w:val="11"/>
        </w:numPr>
        <w:tabs>
          <w:tab w:val="clear" w:pos="360"/>
          <w:tab w:val="num" w:pos="720"/>
        </w:tabs>
        <w:ind w:left="720"/>
        <w:jc w:val="both"/>
        <w:rPr>
          <w:ins w:id="358" w:author="00051521" w:date="2017-06-06T19:20:00Z"/>
          <w:sz w:val="23"/>
          <w:szCs w:val="23"/>
        </w:rPr>
      </w:pPr>
      <w:ins w:id="359" w:author="00051521" w:date="2017-06-06T19:20:00Z">
        <w:r w:rsidRPr="00273852">
          <w:rPr>
            <w:sz w:val="23"/>
            <w:szCs w:val="23"/>
          </w:rPr>
          <w:t>Decouple the sprocket &amp; remove the plumber block foundation bolts.</w:t>
        </w:r>
      </w:ins>
    </w:p>
    <w:p w14:paraId="20013B05" w14:textId="77777777" w:rsidR="00C52B69" w:rsidRPr="00273852" w:rsidRDefault="00C52B69" w:rsidP="00C52B69">
      <w:pPr>
        <w:numPr>
          <w:ilvl w:val="0"/>
          <w:numId w:val="11"/>
        </w:numPr>
        <w:tabs>
          <w:tab w:val="clear" w:pos="360"/>
          <w:tab w:val="num" w:pos="720"/>
        </w:tabs>
        <w:ind w:left="720"/>
        <w:jc w:val="both"/>
        <w:rPr>
          <w:ins w:id="360" w:author="00051521" w:date="2017-06-06T19:20:00Z"/>
          <w:sz w:val="23"/>
          <w:szCs w:val="23"/>
        </w:rPr>
      </w:pPr>
      <w:ins w:id="361" w:author="00051521" w:date="2017-06-06T19:20:00Z">
        <w:r w:rsidRPr="00273852">
          <w:rPr>
            <w:sz w:val="23"/>
            <w:szCs w:val="23"/>
          </w:rPr>
          <w:t>Lift the sprocket and lower the same from discharge chute by using chain block. Position the sprocket in midway of chute and then lower it by using hydra to side way of the discharge end of the PCM.</w:t>
        </w:r>
      </w:ins>
    </w:p>
    <w:p w14:paraId="6A41F672" w14:textId="77777777" w:rsidR="00C52B69" w:rsidRPr="00273852" w:rsidRDefault="00C52B69" w:rsidP="00C52B69">
      <w:pPr>
        <w:numPr>
          <w:ilvl w:val="0"/>
          <w:numId w:val="11"/>
        </w:numPr>
        <w:tabs>
          <w:tab w:val="clear" w:pos="360"/>
          <w:tab w:val="num" w:pos="720"/>
        </w:tabs>
        <w:ind w:left="720"/>
        <w:jc w:val="both"/>
        <w:rPr>
          <w:ins w:id="362" w:author="00051521" w:date="2017-06-06T19:20:00Z"/>
          <w:sz w:val="23"/>
          <w:szCs w:val="23"/>
        </w:rPr>
      </w:pPr>
      <w:ins w:id="363" w:author="00051521" w:date="2017-06-06T19:20:00Z">
        <w:r w:rsidRPr="00273852">
          <w:rPr>
            <w:sz w:val="23"/>
            <w:szCs w:val="23"/>
          </w:rPr>
          <w:t xml:space="preserve"> Lift the new sprocket assembly with hydra and </w:t>
        </w:r>
        <w:proofErr w:type="spellStart"/>
        <w:r w:rsidRPr="00273852">
          <w:rPr>
            <w:sz w:val="23"/>
            <w:szCs w:val="23"/>
          </w:rPr>
          <w:t>postion</w:t>
        </w:r>
        <w:proofErr w:type="spellEnd"/>
        <w:r w:rsidRPr="00273852">
          <w:rPr>
            <w:sz w:val="23"/>
            <w:szCs w:val="23"/>
          </w:rPr>
          <w:t xml:space="preserve"> it at </w:t>
        </w:r>
        <w:proofErr w:type="spellStart"/>
        <w:r w:rsidRPr="00273852">
          <w:rPr>
            <w:sz w:val="23"/>
            <w:szCs w:val="23"/>
          </w:rPr>
          <w:t>centre</w:t>
        </w:r>
        <w:proofErr w:type="spellEnd"/>
        <w:r w:rsidRPr="00273852">
          <w:rPr>
            <w:sz w:val="23"/>
            <w:szCs w:val="23"/>
          </w:rPr>
          <w:t xml:space="preserve"> of discharge chute and then lift it with chain block &amp; place it on the plumber block mounting structures.</w:t>
        </w:r>
      </w:ins>
    </w:p>
    <w:p w14:paraId="7F986620" w14:textId="77777777" w:rsidR="00C52B69" w:rsidRPr="00273852" w:rsidRDefault="00C52B69" w:rsidP="00C52B69">
      <w:pPr>
        <w:numPr>
          <w:ilvl w:val="0"/>
          <w:numId w:val="11"/>
        </w:numPr>
        <w:tabs>
          <w:tab w:val="clear" w:pos="360"/>
          <w:tab w:val="num" w:pos="720"/>
        </w:tabs>
        <w:ind w:left="720"/>
        <w:jc w:val="both"/>
        <w:rPr>
          <w:ins w:id="364" w:author="00051521" w:date="2017-06-06T19:20:00Z"/>
          <w:sz w:val="23"/>
          <w:szCs w:val="23"/>
        </w:rPr>
      </w:pPr>
      <w:ins w:id="365" w:author="00051521" w:date="2017-06-06T19:20:00Z">
        <w:r w:rsidRPr="00273852">
          <w:rPr>
            <w:sz w:val="23"/>
            <w:szCs w:val="23"/>
          </w:rPr>
          <w:t>Align the sprocket assembly with the gearbox. Add one extra chain link in position and connect to the existing chain by putting the link pins and the lock pins.</w:t>
        </w:r>
      </w:ins>
    </w:p>
    <w:p w14:paraId="1492DD5A" w14:textId="77777777" w:rsidR="00C52B69" w:rsidRPr="00273852" w:rsidRDefault="00C52B69" w:rsidP="00C52B69">
      <w:pPr>
        <w:numPr>
          <w:ilvl w:val="0"/>
          <w:numId w:val="11"/>
        </w:numPr>
        <w:tabs>
          <w:tab w:val="clear" w:pos="360"/>
          <w:tab w:val="num" w:pos="720"/>
        </w:tabs>
        <w:ind w:left="720"/>
        <w:jc w:val="both"/>
        <w:rPr>
          <w:ins w:id="366" w:author="00051521" w:date="2017-06-06T19:20:00Z"/>
          <w:sz w:val="23"/>
          <w:szCs w:val="23"/>
        </w:rPr>
      </w:pPr>
      <w:ins w:id="367" w:author="00051521" w:date="2017-06-06T19:20:00Z">
        <w:r w:rsidRPr="00273852">
          <w:rPr>
            <w:sz w:val="23"/>
            <w:szCs w:val="23"/>
          </w:rPr>
          <w:t xml:space="preserve">Remove the locking slings and D shackles of the links to conveyor structure. Load the chain with 5T chain block and start cutting the 8 </w:t>
        </w:r>
        <w:proofErr w:type="spellStart"/>
        <w:r w:rsidRPr="00273852">
          <w:rPr>
            <w:sz w:val="23"/>
            <w:szCs w:val="23"/>
          </w:rPr>
          <w:t>nos</w:t>
        </w:r>
        <w:proofErr w:type="spellEnd"/>
        <w:r w:rsidRPr="00273852">
          <w:rPr>
            <w:sz w:val="23"/>
            <w:szCs w:val="23"/>
          </w:rPr>
          <w:t xml:space="preserve"> supports one by one. After cutting, slowly lower the chain using chain block till the chain gets tightened on the sprocket.</w:t>
        </w:r>
      </w:ins>
    </w:p>
    <w:p w14:paraId="614285C2" w14:textId="77777777" w:rsidR="00C52B69" w:rsidRPr="00273852" w:rsidRDefault="00C52B69" w:rsidP="00C52B69">
      <w:pPr>
        <w:numPr>
          <w:ilvl w:val="0"/>
          <w:numId w:val="11"/>
        </w:numPr>
        <w:tabs>
          <w:tab w:val="clear" w:pos="360"/>
          <w:tab w:val="num" w:pos="720"/>
        </w:tabs>
        <w:ind w:left="720"/>
        <w:jc w:val="both"/>
        <w:rPr>
          <w:ins w:id="368" w:author="00051521" w:date="2017-06-06T19:20:00Z"/>
          <w:sz w:val="23"/>
          <w:szCs w:val="23"/>
        </w:rPr>
      </w:pPr>
      <w:ins w:id="369" w:author="00051521" w:date="2017-06-06T19:20:00Z">
        <w:r w:rsidRPr="00273852">
          <w:rPr>
            <w:sz w:val="23"/>
            <w:szCs w:val="23"/>
          </w:rPr>
          <w:t>Tighten the tail end screw take-up to tighten the chain since extra link is added.</w:t>
        </w:r>
      </w:ins>
    </w:p>
    <w:p w14:paraId="501248EE" w14:textId="77777777" w:rsidR="00C52B69" w:rsidRPr="00273852" w:rsidRDefault="00C52B69" w:rsidP="00C52B69">
      <w:pPr>
        <w:numPr>
          <w:ilvl w:val="0"/>
          <w:numId w:val="11"/>
        </w:numPr>
        <w:tabs>
          <w:tab w:val="clear" w:pos="360"/>
          <w:tab w:val="num" w:pos="720"/>
        </w:tabs>
        <w:ind w:left="720"/>
        <w:jc w:val="both"/>
        <w:rPr>
          <w:ins w:id="370" w:author="00051521" w:date="2017-06-06T19:20:00Z"/>
          <w:sz w:val="23"/>
          <w:szCs w:val="23"/>
        </w:rPr>
      </w:pPr>
      <w:ins w:id="371" w:author="00051521" w:date="2017-06-06T19:20:00Z">
        <w:r w:rsidRPr="00273852">
          <w:rPr>
            <w:sz w:val="23"/>
            <w:szCs w:val="23"/>
          </w:rPr>
          <w:t xml:space="preserve">Remove the LOTO lock and start the PCM. Take the link chain position to the approach of swivel crane at tail end. </w:t>
        </w:r>
      </w:ins>
    </w:p>
    <w:p w14:paraId="6884AA0D" w14:textId="77777777" w:rsidR="00C52B69" w:rsidRPr="00273852" w:rsidRDefault="00C52B69" w:rsidP="00C52B69">
      <w:pPr>
        <w:numPr>
          <w:ilvl w:val="0"/>
          <w:numId w:val="11"/>
        </w:numPr>
        <w:tabs>
          <w:tab w:val="clear" w:pos="360"/>
          <w:tab w:val="num" w:pos="720"/>
        </w:tabs>
        <w:ind w:left="720"/>
        <w:jc w:val="both"/>
        <w:rPr>
          <w:ins w:id="372" w:author="00051521" w:date="2017-06-06T19:20:00Z"/>
          <w:sz w:val="23"/>
          <w:szCs w:val="23"/>
        </w:rPr>
      </w:pPr>
      <w:ins w:id="373" w:author="00051521" w:date="2017-06-06T19:20:00Z">
        <w:r w:rsidRPr="00273852">
          <w:rPr>
            <w:sz w:val="23"/>
            <w:szCs w:val="23"/>
          </w:rPr>
          <w:t>Lock the PCM with LOTO and loosen the screw take-up to loosen the chain. Remove the extra link by using chain block and locking the chain at tail end of end of PCM.</w:t>
        </w:r>
      </w:ins>
    </w:p>
    <w:p w14:paraId="447C9B86" w14:textId="77777777" w:rsidR="00C52B69" w:rsidRPr="00273852" w:rsidRDefault="00C52B69" w:rsidP="00C52B69">
      <w:pPr>
        <w:numPr>
          <w:ilvl w:val="0"/>
          <w:numId w:val="11"/>
        </w:numPr>
        <w:tabs>
          <w:tab w:val="clear" w:pos="360"/>
          <w:tab w:val="num" w:pos="720"/>
        </w:tabs>
        <w:ind w:left="720"/>
        <w:jc w:val="both"/>
        <w:rPr>
          <w:ins w:id="374" w:author="00051521" w:date="2017-06-06T19:20:00Z"/>
          <w:sz w:val="23"/>
          <w:szCs w:val="23"/>
        </w:rPr>
      </w:pPr>
      <w:ins w:id="375" w:author="00051521" w:date="2017-06-06T19:20:00Z">
        <w:r w:rsidRPr="00273852">
          <w:rPr>
            <w:sz w:val="23"/>
            <w:szCs w:val="23"/>
          </w:rPr>
          <w:t xml:space="preserve">  Refit the removed </w:t>
        </w:r>
        <w:proofErr w:type="spellStart"/>
        <w:r w:rsidRPr="00273852">
          <w:rPr>
            <w:sz w:val="23"/>
            <w:szCs w:val="23"/>
          </w:rPr>
          <w:t>mould</w:t>
        </w:r>
        <w:proofErr w:type="spellEnd"/>
        <w:r w:rsidRPr="00273852">
          <w:rPr>
            <w:sz w:val="23"/>
            <w:szCs w:val="23"/>
          </w:rPr>
          <w:t xml:space="preserve"> with new bolts.</w:t>
        </w:r>
      </w:ins>
    </w:p>
    <w:p w14:paraId="7B67459C" w14:textId="77777777" w:rsidR="00C52B69" w:rsidRPr="00273852" w:rsidRDefault="00C52B69" w:rsidP="00C52B69">
      <w:pPr>
        <w:numPr>
          <w:ilvl w:val="0"/>
          <w:numId w:val="11"/>
        </w:numPr>
        <w:tabs>
          <w:tab w:val="clear" w:pos="360"/>
          <w:tab w:val="num" w:pos="720"/>
        </w:tabs>
        <w:ind w:left="720"/>
        <w:jc w:val="both"/>
        <w:rPr>
          <w:ins w:id="376" w:author="00051521" w:date="2017-06-06T19:20:00Z"/>
          <w:sz w:val="23"/>
          <w:szCs w:val="23"/>
        </w:rPr>
      </w:pPr>
      <w:ins w:id="377" w:author="00051521" w:date="2017-06-06T19:20:00Z">
        <w:r w:rsidRPr="00273852">
          <w:rPr>
            <w:sz w:val="23"/>
            <w:szCs w:val="23"/>
          </w:rPr>
          <w:t xml:space="preserve">Tag weld the bolts. </w:t>
        </w:r>
      </w:ins>
    </w:p>
    <w:p w14:paraId="43E65B05" w14:textId="77777777" w:rsidR="00C52B69" w:rsidRPr="00273852" w:rsidRDefault="00C52B69" w:rsidP="00C52B69">
      <w:pPr>
        <w:numPr>
          <w:ilvl w:val="0"/>
          <w:numId w:val="11"/>
        </w:numPr>
        <w:tabs>
          <w:tab w:val="clear" w:pos="360"/>
          <w:tab w:val="num" w:pos="720"/>
        </w:tabs>
        <w:ind w:left="720"/>
        <w:jc w:val="both"/>
        <w:rPr>
          <w:ins w:id="378" w:author="00051521" w:date="2017-06-06T19:20:00Z"/>
          <w:sz w:val="23"/>
          <w:szCs w:val="23"/>
        </w:rPr>
      </w:pPr>
      <w:ins w:id="379" w:author="00051521" w:date="2017-06-06T19:20:00Z">
        <w:r w:rsidRPr="00273852">
          <w:rPr>
            <w:sz w:val="23"/>
            <w:szCs w:val="23"/>
          </w:rPr>
          <w:t>Unlock the hammer arms.</w:t>
        </w:r>
      </w:ins>
    </w:p>
    <w:p w14:paraId="773EB7A3" w14:textId="77777777" w:rsidR="00C52B69" w:rsidRPr="00273852" w:rsidRDefault="00C52B69" w:rsidP="00C52B69">
      <w:pPr>
        <w:numPr>
          <w:ilvl w:val="0"/>
          <w:numId w:val="11"/>
        </w:numPr>
        <w:tabs>
          <w:tab w:val="clear" w:pos="360"/>
          <w:tab w:val="num" w:pos="720"/>
        </w:tabs>
        <w:ind w:left="720"/>
        <w:jc w:val="both"/>
        <w:rPr>
          <w:ins w:id="380" w:author="00051521" w:date="2017-06-06T19:20:00Z"/>
          <w:sz w:val="23"/>
          <w:szCs w:val="23"/>
        </w:rPr>
      </w:pPr>
      <w:ins w:id="381" w:author="00051521" w:date="2017-06-06T19:20:00Z">
        <w:r w:rsidRPr="00273852">
          <w:rPr>
            <w:sz w:val="23"/>
            <w:szCs w:val="23"/>
          </w:rPr>
          <w:t>Take trial and hand over the PCM.</w:t>
        </w:r>
      </w:ins>
    </w:p>
    <w:p w14:paraId="3C17ECD7" w14:textId="77777777" w:rsidR="00C52B69" w:rsidRPr="00273852" w:rsidRDefault="00C52B69" w:rsidP="00C52B69">
      <w:pPr>
        <w:numPr>
          <w:ilvl w:val="0"/>
          <w:numId w:val="11"/>
        </w:numPr>
        <w:tabs>
          <w:tab w:val="clear" w:pos="360"/>
          <w:tab w:val="num" w:pos="780"/>
        </w:tabs>
        <w:ind w:left="780"/>
        <w:jc w:val="both"/>
        <w:rPr>
          <w:ins w:id="382" w:author="00051521" w:date="2017-06-06T19:20:00Z"/>
          <w:sz w:val="23"/>
          <w:szCs w:val="23"/>
        </w:rPr>
      </w:pPr>
      <w:ins w:id="383" w:author="00051521" w:date="2017-06-06T19:20:00Z">
        <w:r w:rsidRPr="00273852">
          <w:rPr>
            <w:sz w:val="23"/>
            <w:szCs w:val="23"/>
          </w:rPr>
          <w:t>For changing the tail end sprocket assembly, follow all the above procedure for drive end sprocket assembly except keeping the hammer assembly in upward locked condition.</w:t>
        </w:r>
      </w:ins>
    </w:p>
    <w:p w14:paraId="7CE5BB0F" w14:textId="77777777" w:rsidR="00C52B69" w:rsidRPr="00273852" w:rsidRDefault="00C52B69" w:rsidP="00C52B69">
      <w:pPr>
        <w:ind w:left="360"/>
        <w:jc w:val="both"/>
        <w:rPr>
          <w:ins w:id="384" w:author="00051521" w:date="2017-06-06T19:20:00Z"/>
          <w:sz w:val="23"/>
          <w:szCs w:val="23"/>
        </w:rPr>
      </w:pPr>
    </w:p>
    <w:p w14:paraId="14462F2E" w14:textId="77777777" w:rsidR="00C52B69" w:rsidRPr="00273852" w:rsidRDefault="00C52B69" w:rsidP="00C52B69">
      <w:pPr>
        <w:ind w:left="360"/>
        <w:jc w:val="both"/>
        <w:rPr>
          <w:ins w:id="385" w:author="00051521" w:date="2017-06-06T19:20:00Z"/>
          <w:b/>
          <w:sz w:val="23"/>
          <w:szCs w:val="23"/>
        </w:rPr>
      </w:pPr>
      <w:ins w:id="386" w:author="00051521" w:date="2017-06-06T19:20:00Z">
        <w:r w:rsidRPr="00273852">
          <w:rPr>
            <w:b/>
            <w:sz w:val="23"/>
            <w:szCs w:val="23"/>
          </w:rPr>
          <w:t>Work No 5: Drive gearbox changing.</w:t>
        </w:r>
      </w:ins>
    </w:p>
    <w:p w14:paraId="638CAD95" w14:textId="77777777" w:rsidR="00C52B69" w:rsidRPr="00273852" w:rsidRDefault="00C52B69" w:rsidP="00C52B69">
      <w:pPr>
        <w:ind w:left="360"/>
        <w:jc w:val="both"/>
        <w:rPr>
          <w:ins w:id="387" w:author="00051521" w:date="2017-06-06T19:20:00Z"/>
          <w:sz w:val="23"/>
          <w:szCs w:val="23"/>
        </w:rPr>
      </w:pPr>
    </w:p>
    <w:p w14:paraId="26EC1DF9" w14:textId="77777777" w:rsidR="00C52B69" w:rsidRPr="00273852" w:rsidRDefault="00C52B69" w:rsidP="00C52B69">
      <w:pPr>
        <w:numPr>
          <w:ilvl w:val="0"/>
          <w:numId w:val="12"/>
        </w:numPr>
        <w:tabs>
          <w:tab w:val="clear" w:pos="360"/>
          <w:tab w:val="num" w:pos="720"/>
        </w:tabs>
        <w:ind w:left="720"/>
        <w:jc w:val="both"/>
        <w:rPr>
          <w:ins w:id="388" w:author="00051521" w:date="2017-06-06T19:20:00Z"/>
          <w:sz w:val="23"/>
          <w:szCs w:val="23"/>
        </w:rPr>
      </w:pPr>
      <w:ins w:id="389" w:author="00051521" w:date="2017-06-06T19:20:00Z">
        <w:r w:rsidRPr="00273852">
          <w:rPr>
            <w:sz w:val="23"/>
            <w:szCs w:val="23"/>
          </w:rPr>
          <w:t>Inform crane operators (25/12T ) and explain the hazards of moving crane, machineries to concerned workmen</w:t>
        </w:r>
      </w:ins>
    </w:p>
    <w:p w14:paraId="4B46A210" w14:textId="77777777" w:rsidR="00C52B69" w:rsidRPr="00273852" w:rsidRDefault="00C52B69" w:rsidP="00C52B69">
      <w:pPr>
        <w:numPr>
          <w:ilvl w:val="0"/>
          <w:numId w:val="12"/>
        </w:numPr>
        <w:tabs>
          <w:tab w:val="clear" w:pos="360"/>
          <w:tab w:val="num" w:pos="720"/>
        </w:tabs>
        <w:ind w:left="720"/>
        <w:jc w:val="both"/>
        <w:rPr>
          <w:ins w:id="390" w:author="00051521" w:date="2017-06-06T19:20:00Z"/>
          <w:sz w:val="23"/>
          <w:szCs w:val="23"/>
        </w:rPr>
      </w:pPr>
      <w:ins w:id="391" w:author="00051521" w:date="2017-06-06T19:20:00Z">
        <w:r w:rsidRPr="00273852">
          <w:rPr>
            <w:sz w:val="23"/>
            <w:szCs w:val="23"/>
          </w:rPr>
          <w:t>Take electrical shutdown of the equipment</w:t>
        </w:r>
      </w:ins>
    </w:p>
    <w:p w14:paraId="6FC41A06" w14:textId="77777777" w:rsidR="00C52B69" w:rsidRPr="00273852" w:rsidRDefault="00C52B69" w:rsidP="00C52B69">
      <w:pPr>
        <w:numPr>
          <w:ilvl w:val="0"/>
          <w:numId w:val="12"/>
        </w:numPr>
        <w:tabs>
          <w:tab w:val="clear" w:pos="360"/>
          <w:tab w:val="num" w:pos="720"/>
        </w:tabs>
        <w:ind w:left="720"/>
        <w:jc w:val="both"/>
        <w:rPr>
          <w:ins w:id="392" w:author="00051521" w:date="2017-06-06T19:20:00Z"/>
          <w:sz w:val="23"/>
          <w:szCs w:val="23"/>
        </w:rPr>
      </w:pPr>
      <w:ins w:id="393" w:author="00051521" w:date="2017-06-06T19:20:00Z">
        <w:r w:rsidRPr="00273852">
          <w:rPr>
            <w:sz w:val="23"/>
            <w:szCs w:val="23"/>
          </w:rPr>
          <w:t>Decouple the gearbox with sprocket.</w:t>
        </w:r>
      </w:ins>
    </w:p>
    <w:p w14:paraId="51274CB1" w14:textId="77777777" w:rsidR="00C52B69" w:rsidRPr="00273852" w:rsidRDefault="00C52B69" w:rsidP="00C52B69">
      <w:pPr>
        <w:numPr>
          <w:ilvl w:val="0"/>
          <w:numId w:val="12"/>
        </w:numPr>
        <w:tabs>
          <w:tab w:val="clear" w:pos="360"/>
          <w:tab w:val="num" w:pos="720"/>
        </w:tabs>
        <w:ind w:left="720"/>
        <w:jc w:val="both"/>
        <w:rPr>
          <w:ins w:id="394" w:author="00051521" w:date="2017-06-06T19:20:00Z"/>
          <w:sz w:val="23"/>
          <w:szCs w:val="23"/>
        </w:rPr>
      </w:pPr>
      <w:ins w:id="395" w:author="00051521" w:date="2017-06-06T19:20:00Z">
        <w:r w:rsidRPr="00273852">
          <w:rPr>
            <w:sz w:val="23"/>
            <w:szCs w:val="23"/>
          </w:rPr>
          <w:t xml:space="preserve">Remove V belts (B 56 – 4 </w:t>
        </w:r>
        <w:proofErr w:type="spellStart"/>
        <w:r w:rsidRPr="00273852">
          <w:rPr>
            <w:sz w:val="23"/>
            <w:szCs w:val="23"/>
          </w:rPr>
          <w:t>nos</w:t>
        </w:r>
        <w:proofErr w:type="spellEnd"/>
        <w:r w:rsidRPr="00273852">
          <w:rPr>
            <w:sz w:val="23"/>
            <w:szCs w:val="23"/>
          </w:rPr>
          <w:t xml:space="preserve"> for PCM 3,4 and B 80 - 4 </w:t>
        </w:r>
        <w:proofErr w:type="spellStart"/>
        <w:r w:rsidRPr="00273852">
          <w:rPr>
            <w:sz w:val="23"/>
            <w:szCs w:val="23"/>
          </w:rPr>
          <w:t>nos</w:t>
        </w:r>
        <w:proofErr w:type="spellEnd"/>
        <w:r w:rsidRPr="00273852">
          <w:rPr>
            <w:sz w:val="23"/>
            <w:szCs w:val="23"/>
          </w:rPr>
          <w:t xml:space="preserve"> for PCM#2). Drain the oil with due care.</w:t>
        </w:r>
      </w:ins>
    </w:p>
    <w:p w14:paraId="6BB60D85" w14:textId="77777777" w:rsidR="00C52B69" w:rsidRPr="00273852" w:rsidRDefault="00C52B69" w:rsidP="00C52B69">
      <w:pPr>
        <w:numPr>
          <w:ilvl w:val="0"/>
          <w:numId w:val="12"/>
        </w:numPr>
        <w:tabs>
          <w:tab w:val="clear" w:pos="360"/>
          <w:tab w:val="num" w:pos="720"/>
        </w:tabs>
        <w:ind w:left="720"/>
        <w:jc w:val="both"/>
        <w:rPr>
          <w:ins w:id="396" w:author="00051521" w:date="2017-06-06T19:20:00Z"/>
          <w:sz w:val="23"/>
          <w:szCs w:val="23"/>
        </w:rPr>
      </w:pPr>
      <w:ins w:id="397" w:author="00051521" w:date="2017-06-06T19:20:00Z">
        <w:r w:rsidRPr="00273852">
          <w:rPr>
            <w:sz w:val="23"/>
            <w:szCs w:val="23"/>
          </w:rPr>
          <w:t>Hang the gear box with 5 T chain block / hydra</w:t>
        </w:r>
      </w:ins>
    </w:p>
    <w:p w14:paraId="4231A4BF" w14:textId="77777777" w:rsidR="00C52B69" w:rsidRPr="00273852" w:rsidRDefault="00C52B69" w:rsidP="00C52B69">
      <w:pPr>
        <w:numPr>
          <w:ilvl w:val="0"/>
          <w:numId w:val="12"/>
        </w:numPr>
        <w:tabs>
          <w:tab w:val="clear" w:pos="360"/>
          <w:tab w:val="num" w:pos="720"/>
        </w:tabs>
        <w:ind w:left="720"/>
        <w:jc w:val="both"/>
        <w:rPr>
          <w:ins w:id="398" w:author="00051521" w:date="2017-06-06T19:20:00Z"/>
          <w:sz w:val="23"/>
          <w:szCs w:val="23"/>
        </w:rPr>
      </w:pPr>
      <w:ins w:id="399" w:author="00051521" w:date="2017-06-06T19:20:00Z">
        <w:r w:rsidRPr="00273852">
          <w:rPr>
            <w:sz w:val="23"/>
            <w:szCs w:val="23"/>
          </w:rPr>
          <w:t>Remove the foundation bolt. Lower it to the ground</w:t>
        </w:r>
      </w:ins>
    </w:p>
    <w:p w14:paraId="058A0FED" w14:textId="77777777" w:rsidR="00C52B69" w:rsidRPr="00273852" w:rsidRDefault="00C52B69" w:rsidP="00C52B69">
      <w:pPr>
        <w:numPr>
          <w:ilvl w:val="0"/>
          <w:numId w:val="12"/>
        </w:numPr>
        <w:tabs>
          <w:tab w:val="clear" w:pos="360"/>
          <w:tab w:val="num" w:pos="720"/>
        </w:tabs>
        <w:ind w:left="720"/>
        <w:jc w:val="both"/>
        <w:rPr>
          <w:ins w:id="400" w:author="00051521" w:date="2017-06-06T19:20:00Z"/>
          <w:sz w:val="23"/>
          <w:szCs w:val="23"/>
        </w:rPr>
      </w:pPr>
      <w:ins w:id="401" w:author="00051521" w:date="2017-06-06T19:20:00Z">
        <w:r w:rsidRPr="00273852">
          <w:rPr>
            <w:sz w:val="23"/>
            <w:szCs w:val="23"/>
          </w:rPr>
          <w:t>Lift the new or overhauled gearbox.</w:t>
        </w:r>
      </w:ins>
    </w:p>
    <w:p w14:paraId="1C91B717" w14:textId="77777777" w:rsidR="00C52B69" w:rsidRPr="00273852" w:rsidRDefault="00C52B69" w:rsidP="00C52B69">
      <w:pPr>
        <w:numPr>
          <w:ilvl w:val="0"/>
          <w:numId w:val="12"/>
        </w:numPr>
        <w:tabs>
          <w:tab w:val="clear" w:pos="360"/>
          <w:tab w:val="num" w:pos="720"/>
        </w:tabs>
        <w:ind w:left="720"/>
        <w:jc w:val="both"/>
        <w:rPr>
          <w:ins w:id="402" w:author="00051521" w:date="2017-06-06T19:20:00Z"/>
          <w:sz w:val="23"/>
          <w:szCs w:val="23"/>
        </w:rPr>
      </w:pPr>
      <w:ins w:id="403" w:author="00051521" w:date="2017-06-06T19:20:00Z">
        <w:r w:rsidRPr="00273852">
          <w:rPr>
            <w:sz w:val="23"/>
            <w:szCs w:val="23"/>
          </w:rPr>
          <w:t>Position the same and align the gearbox with sprocket assembly as well as motor.</w:t>
        </w:r>
      </w:ins>
    </w:p>
    <w:p w14:paraId="1D29A57B" w14:textId="77777777" w:rsidR="00C52B69" w:rsidRPr="00273852" w:rsidRDefault="00C52B69" w:rsidP="00C52B69">
      <w:pPr>
        <w:numPr>
          <w:ilvl w:val="0"/>
          <w:numId w:val="12"/>
        </w:numPr>
        <w:tabs>
          <w:tab w:val="clear" w:pos="360"/>
          <w:tab w:val="num" w:pos="720"/>
        </w:tabs>
        <w:ind w:left="720"/>
        <w:jc w:val="both"/>
        <w:rPr>
          <w:ins w:id="404" w:author="00051521" w:date="2017-06-06T19:20:00Z"/>
          <w:sz w:val="23"/>
          <w:szCs w:val="23"/>
        </w:rPr>
      </w:pPr>
      <w:ins w:id="405" w:author="00051521" w:date="2017-06-06T19:20:00Z">
        <w:r w:rsidRPr="00273852">
          <w:rPr>
            <w:sz w:val="23"/>
            <w:szCs w:val="23"/>
          </w:rPr>
          <w:t>Check the oil level (</w:t>
        </w:r>
        <w:proofErr w:type="spellStart"/>
        <w:r w:rsidRPr="00273852">
          <w:rPr>
            <w:sz w:val="23"/>
            <w:szCs w:val="23"/>
          </w:rPr>
          <w:t>Spirex</w:t>
        </w:r>
        <w:proofErr w:type="spellEnd"/>
        <w:r w:rsidRPr="00273852">
          <w:rPr>
            <w:sz w:val="23"/>
            <w:szCs w:val="23"/>
          </w:rPr>
          <w:t xml:space="preserve"> 140 or equivalent) of the gearbox as per the level indicator.</w:t>
        </w:r>
      </w:ins>
    </w:p>
    <w:p w14:paraId="61BE1508" w14:textId="77777777" w:rsidR="00C52B69" w:rsidRPr="00273852" w:rsidRDefault="00C52B69" w:rsidP="00C52B69">
      <w:pPr>
        <w:numPr>
          <w:ilvl w:val="0"/>
          <w:numId w:val="12"/>
        </w:numPr>
        <w:tabs>
          <w:tab w:val="clear" w:pos="360"/>
          <w:tab w:val="num" w:pos="720"/>
        </w:tabs>
        <w:ind w:left="720"/>
        <w:jc w:val="both"/>
        <w:rPr>
          <w:ins w:id="406" w:author="00051521" w:date="2017-06-06T19:20:00Z"/>
          <w:sz w:val="23"/>
          <w:szCs w:val="23"/>
        </w:rPr>
      </w:pPr>
      <w:ins w:id="407" w:author="00051521" w:date="2017-06-06T19:20:00Z">
        <w:r w:rsidRPr="00273852">
          <w:rPr>
            <w:sz w:val="23"/>
            <w:szCs w:val="23"/>
          </w:rPr>
          <w:t>Give clearance to electrical for clearing shutdown</w:t>
        </w:r>
      </w:ins>
    </w:p>
    <w:p w14:paraId="5439BA55" w14:textId="77777777" w:rsidR="00C52B69" w:rsidRPr="00273852" w:rsidRDefault="00C52B69" w:rsidP="00C52B69">
      <w:pPr>
        <w:numPr>
          <w:ilvl w:val="0"/>
          <w:numId w:val="12"/>
        </w:numPr>
        <w:tabs>
          <w:tab w:val="clear" w:pos="360"/>
          <w:tab w:val="num" w:pos="720"/>
        </w:tabs>
        <w:ind w:left="720"/>
        <w:jc w:val="both"/>
        <w:rPr>
          <w:ins w:id="408" w:author="00051521" w:date="2017-06-06T19:20:00Z"/>
          <w:sz w:val="23"/>
          <w:szCs w:val="23"/>
        </w:rPr>
      </w:pPr>
      <w:ins w:id="409" w:author="00051521" w:date="2017-06-06T19:20:00Z">
        <w:r w:rsidRPr="00273852">
          <w:rPr>
            <w:sz w:val="23"/>
            <w:szCs w:val="23"/>
          </w:rPr>
          <w:t>Take trial, note down the current and hand over the machine.</w:t>
        </w:r>
      </w:ins>
    </w:p>
    <w:p w14:paraId="45AE3455" w14:textId="77777777" w:rsidR="00C52B69" w:rsidRPr="00273852" w:rsidRDefault="00C52B69" w:rsidP="00C52B69">
      <w:pPr>
        <w:jc w:val="both"/>
        <w:rPr>
          <w:ins w:id="410" w:author="00051521" w:date="2017-06-06T19:20:00Z"/>
          <w:sz w:val="23"/>
          <w:szCs w:val="23"/>
        </w:rPr>
      </w:pPr>
    </w:p>
    <w:p w14:paraId="471A7878" w14:textId="77777777" w:rsidR="00C52B69" w:rsidRPr="00273852" w:rsidRDefault="00C52B69" w:rsidP="00C52B69">
      <w:pPr>
        <w:jc w:val="both"/>
        <w:rPr>
          <w:ins w:id="411" w:author="00051521" w:date="2017-06-06T19:20:00Z"/>
          <w:sz w:val="23"/>
          <w:szCs w:val="23"/>
        </w:rPr>
      </w:pPr>
    </w:p>
    <w:p w14:paraId="5D8C7A65" w14:textId="77777777" w:rsidR="00C52B69" w:rsidRPr="00273852" w:rsidRDefault="00C52B69" w:rsidP="00C52B69">
      <w:pPr>
        <w:ind w:left="360"/>
        <w:jc w:val="both"/>
        <w:rPr>
          <w:ins w:id="412" w:author="00051521" w:date="2017-06-06T19:20:00Z"/>
          <w:b/>
          <w:sz w:val="23"/>
          <w:szCs w:val="23"/>
        </w:rPr>
      </w:pPr>
      <w:ins w:id="413" w:author="00051521" w:date="2017-06-06T19:20:00Z">
        <w:r w:rsidRPr="00273852">
          <w:rPr>
            <w:b/>
            <w:sz w:val="23"/>
            <w:szCs w:val="23"/>
          </w:rPr>
          <w:t>Work No 6: Chain link changing.</w:t>
        </w:r>
      </w:ins>
    </w:p>
    <w:p w14:paraId="7140569F" w14:textId="77777777" w:rsidR="00C52B69" w:rsidRPr="00273852" w:rsidRDefault="00C52B69" w:rsidP="00C52B69">
      <w:pPr>
        <w:ind w:left="360"/>
        <w:jc w:val="both"/>
        <w:rPr>
          <w:ins w:id="414" w:author="00051521" w:date="2017-06-06T19:20:00Z"/>
          <w:sz w:val="23"/>
          <w:szCs w:val="23"/>
        </w:rPr>
      </w:pPr>
    </w:p>
    <w:p w14:paraId="4C47FB1C" w14:textId="77777777" w:rsidR="00C52B69" w:rsidRPr="00273852" w:rsidRDefault="00C52B69" w:rsidP="00C52B69">
      <w:pPr>
        <w:numPr>
          <w:ilvl w:val="0"/>
          <w:numId w:val="13"/>
        </w:numPr>
        <w:tabs>
          <w:tab w:val="clear" w:pos="360"/>
          <w:tab w:val="num" w:pos="720"/>
        </w:tabs>
        <w:ind w:left="720"/>
        <w:jc w:val="both"/>
        <w:rPr>
          <w:ins w:id="415" w:author="00051521" w:date="2017-06-06T19:20:00Z"/>
          <w:sz w:val="23"/>
          <w:szCs w:val="23"/>
        </w:rPr>
      </w:pPr>
      <w:ins w:id="416" w:author="00051521" w:date="2017-06-06T19:20:00Z">
        <w:r w:rsidRPr="00273852">
          <w:rPr>
            <w:sz w:val="23"/>
            <w:szCs w:val="23"/>
          </w:rPr>
          <w:t>Select the portion required for chain link changing.</w:t>
        </w:r>
      </w:ins>
    </w:p>
    <w:p w14:paraId="00794A00" w14:textId="77777777" w:rsidR="00C52B69" w:rsidRPr="00273852" w:rsidRDefault="00C52B69" w:rsidP="00C52B69">
      <w:pPr>
        <w:numPr>
          <w:ilvl w:val="0"/>
          <w:numId w:val="13"/>
        </w:numPr>
        <w:tabs>
          <w:tab w:val="clear" w:pos="360"/>
          <w:tab w:val="num" w:pos="720"/>
        </w:tabs>
        <w:ind w:left="720"/>
        <w:jc w:val="both"/>
        <w:rPr>
          <w:ins w:id="417" w:author="00051521" w:date="2017-06-06T19:20:00Z"/>
          <w:sz w:val="23"/>
          <w:szCs w:val="23"/>
        </w:rPr>
      </w:pPr>
      <w:ins w:id="418" w:author="00051521" w:date="2017-06-06T19:20:00Z">
        <w:r w:rsidRPr="00273852">
          <w:rPr>
            <w:sz w:val="23"/>
            <w:szCs w:val="23"/>
          </w:rPr>
          <w:t>Position the same below the launder crane approach.</w:t>
        </w:r>
      </w:ins>
    </w:p>
    <w:p w14:paraId="481899E5" w14:textId="77777777" w:rsidR="00C52B69" w:rsidRPr="00273852" w:rsidRDefault="00C52B69" w:rsidP="00C52B69">
      <w:pPr>
        <w:numPr>
          <w:ilvl w:val="0"/>
          <w:numId w:val="13"/>
        </w:numPr>
        <w:tabs>
          <w:tab w:val="clear" w:pos="360"/>
          <w:tab w:val="num" w:pos="720"/>
        </w:tabs>
        <w:ind w:left="720"/>
        <w:jc w:val="both"/>
        <w:rPr>
          <w:ins w:id="419" w:author="00051521" w:date="2017-06-06T19:20:00Z"/>
          <w:sz w:val="23"/>
          <w:szCs w:val="23"/>
        </w:rPr>
      </w:pPr>
      <w:ins w:id="420" w:author="00051521" w:date="2017-06-06T19:20:00Z">
        <w:r w:rsidRPr="00273852">
          <w:rPr>
            <w:sz w:val="23"/>
            <w:szCs w:val="23"/>
          </w:rPr>
          <w:t>Take electrical shutdown by putting off isolator and locking with padlock (LOTO)</w:t>
        </w:r>
      </w:ins>
    </w:p>
    <w:p w14:paraId="72D4D35C" w14:textId="77777777" w:rsidR="00C52B69" w:rsidRPr="00273852" w:rsidRDefault="00C52B69" w:rsidP="00C52B69">
      <w:pPr>
        <w:numPr>
          <w:ilvl w:val="0"/>
          <w:numId w:val="13"/>
        </w:numPr>
        <w:tabs>
          <w:tab w:val="clear" w:pos="360"/>
          <w:tab w:val="num" w:pos="720"/>
        </w:tabs>
        <w:ind w:left="720"/>
        <w:jc w:val="both"/>
        <w:rPr>
          <w:ins w:id="421" w:author="00051521" w:date="2017-06-06T19:20:00Z"/>
          <w:sz w:val="23"/>
          <w:szCs w:val="23"/>
        </w:rPr>
      </w:pPr>
      <w:ins w:id="422" w:author="00051521" w:date="2017-06-06T19:20:00Z">
        <w:r w:rsidRPr="00273852">
          <w:rPr>
            <w:sz w:val="23"/>
            <w:szCs w:val="23"/>
          </w:rPr>
          <w:t>Tie chain link with 3T capacity sling in four places to avoid slipping of links on rollers.</w:t>
        </w:r>
      </w:ins>
    </w:p>
    <w:p w14:paraId="69BD6EAD" w14:textId="77777777" w:rsidR="00C52B69" w:rsidRPr="00273852" w:rsidRDefault="00C52B69" w:rsidP="00C52B69">
      <w:pPr>
        <w:numPr>
          <w:ilvl w:val="0"/>
          <w:numId w:val="13"/>
        </w:numPr>
        <w:tabs>
          <w:tab w:val="clear" w:pos="360"/>
          <w:tab w:val="num" w:pos="720"/>
        </w:tabs>
        <w:ind w:left="720"/>
        <w:jc w:val="both"/>
        <w:rPr>
          <w:ins w:id="423" w:author="00051521" w:date="2017-06-06T19:20:00Z"/>
          <w:sz w:val="23"/>
          <w:szCs w:val="23"/>
        </w:rPr>
      </w:pPr>
      <w:ins w:id="424" w:author="00051521" w:date="2017-06-06T19:20:00Z">
        <w:r w:rsidRPr="00273852">
          <w:rPr>
            <w:sz w:val="23"/>
            <w:szCs w:val="23"/>
          </w:rPr>
          <w:t xml:space="preserve">Remove the </w:t>
        </w:r>
        <w:proofErr w:type="spellStart"/>
        <w:r w:rsidRPr="00273852">
          <w:rPr>
            <w:sz w:val="23"/>
            <w:szCs w:val="23"/>
          </w:rPr>
          <w:t>moulds</w:t>
        </w:r>
        <w:proofErr w:type="spellEnd"/>
        <w:r w:rsidRPr="00273852">
          <w:rPr>
            <w:sz w:val="23"/>
            <w:szCs w:val="23"/>
          </w:rPr>
          <w:t>.</w:t>
        </w:r>
      </w:ins>
    </w:p>
    <w:p w14:paraId="234BBF3C" w14:textId="77777777" w:rsidR="00C52B69" w:rsidRPr="00273852" w:rsidRDefault="00C52B69" w:rsidP="00C52B69">
      <w:pPr>
        <w:numPr>
          <w:ilvl w:val="0"/>
          <w:numId w:val="13"/>
        </w:numPr>
        <w:tabs>
          <w:tab w:val="clear" w:pos="360"/>
          <w:tab w:val="num" w:pos="720"/>
        </w:tabs>
        <w:ind w:left="720"/>
        <w:jc w:val="both"/>
        <w:rPr>
          <w:ins w:id="425" w:author="00051521" w:date="2017-06-06T19:20:00Z"/>
          <w:sz w:val="23"/>
          <w:szCs w:val="23"/>
        </w:rPr>
      </w:pPr>
      <w:ins w:id="426" w:author="00051521" w:date="2017-06-06T19:20:00Z">
        <w:r w:rsidRPr="00273852">
          <w:rPr>
            <w:sz w:val="23"/>
            <w:szCs w:val="23"/>
          </w:rPr>
          <w:t>Tie the chain at two ends with chain block of 3T capacity.</w:t>
        </w:r>
      </w:ins>
    </w:p>
    <w:p w14:paraId="2BF43937" w14:textId="77777777" w:rsidR="00C52B69" w:rsidRPr="00273852" w:rsidRDefault="00C52B69" w:rsidP="00C52B69">
      <w:pPr>
        <w:numPr>
          <w:ilvl w:val="0"/>
          <w:numId w:val="13"/>
        </w:numPr>
        <w:tabs>
          <w:tab w:val="clear" w:pos="360"/>
          <w:tab w:val="num" w:pos="720"/>
        </w:tabs>
        <w:ind w:left="720"/>
        <w:jc w:val="both"/>
        <w:rPr>
          <w:ins w:id="427" w:author="00051521" w:date="2017-06-06T19:20:00Z"/>
          <w:sz w:val="23"/>
          <w:szCs w:val="23"/>
        </w:rPr>
      </w:pPr>
      <w:ins w:id="428" w:author="00051521" w:date="2017-06-06T19:20:00Z">
        <w:r w:rsidRPr="00273852">
          <w:rPr>
            <w:sz w:val="23"/>
            <w:szCs w:val="23"/>
          </w:rPr>
          <w:t xml:space="preserve">Replace the old chain with new one of one side. </w:t>
        </w:r>
      </w:ins>
    </w:p>
    <w:p w14:paraId="5343B358" w14:textId="77777777" w:rsidR="00C52B69" w:rsidRPr="00273852" w:rsidRDefault="00C52B69" w:rsidP="00C52B69">
      <w:pPr>
        <w:numPr>
          <w:ilvl w:val="0"/>
          <w:numId w:val="13"/>
        </w:numPr>
        <w:tabs>
          <w:tab w:val="clear" w:pos="360"/>
          <w:tab w:val="num" w:pos="720"/>
        </w:tabs>
        <w:ind w:left="720"/>
        <w:jc w:val="both"/>
        <w:rPr>
          <w:ins w:id="429" w:author="00051521" w:date="2017-06-06T19:20:00Z"/>
          <w:sz w:val="23"/>
          <w:szCs w:val="23"/>
        </w:rPr>
      </w:pPr>
      <w:ins w:id="430" w:author="00051521" w:date="2017-06-06T19:20:00Z">
        <w:r w:rsidRPr="00273852">
          <w:rPr>
            <w:sz w:val="23"/>
            <w:szCs w:val="23"/>
          </w:rPr>
          <w:t>Take the chain block to other side. Replace the other side chain.</w:t>
        </w:r>
      </w:ins>
    </w:p>
    <w:p w14:paraId="674411EE" w14:textId="77777777" w:rsidR="00C52B69" w:rsidRPr="00273852" w:rsidRDefault="00C52B69" w:rsidP="00C52B69">
      <w:pPr>
        <w:numPr>
          <w:ilvl w:val="0"/>
          <w:numId w:val="13"/>
        </w:numPr>
        <w:tabs>
          <w:tab w:val="clear" w:pos="360"/>
          <w:tab w:val="num" w:pos="720"/>
        </w:tabs>
        <w:ind w:left="720"/>
        <w:jc w:val="both"/>
        <w:rPr>
          <w:ins w:id="431" w:author="00051521" w:date="2017-06-06T19:20:00Z"/>
          <w:sz w:val="23"/>
          <w:szCs w:val="23"/>
        </w:rPr>
      </w:pPr>
      <w:ins w:id="432" w:author="00051521" w:date="2017-06-06T19:20:00Z">
        <w:r w:rsidRPr="00273852">
          <w:rPr>
            <w:sz w:val="23"/>
            <w:szCs w:val="23"/>
          </w:rPr>
          <w:t>Release the chain block and remove.</w:t>
        </w:r>
      </w:ins>
    </w:p>
    <w:p w14:paraId="3970C4EF" w14:textId="77777777" w:rsidR="00C52B69" w:rsidRPr="00273852" w:rsidRDefault="00C52B69" w:rsidP="00C52B69">
      <w:pPr>
        <w:numPr>
          <w:ilvl w:val="0"/>
          <w:numId w:val="13"/>
        </w:numPr>
        <w:tabs>
          <w:tab w:val="clear" w:pos="360"/>
          <w:tab w:val="num" w:pos="720"/>
        </w:tabs>
        <w:ind w:left="720"/>
        <w:jc w:val="both"/>
        <w:rPr>
          <w:ins w:id="433" w:author="00051521" w:date="2017-06-06T19:20:00Z"/>
          <w:sz w:val="23"/>
          <w:szCs w:val="23"/>
        </w:rPr>
      </w:pPr>
      <w:ins w:id="434" w:author="00051521" w:date="2017-06-06T19:20:00Z">
        <w:r w:rsidRPr="00273852">
          <w:rPr>
            <w:sz w:val="23"/>
            <w:szCs w:val="23"/>
          </w:rPr>
          <w:t xml:space="preserve">Put the </w:t>
        </w:r>
        <w:proofErr w:type="spellStart"/>
        <w:r w:rsidRPr="00273852">
          <w:rPr>
            <w:sz w:val="23"/>
            <w:szCs w:val="23"/>
          </w:rPr>
          <w:t>mould</w:t>
        </w:r>
        <w:proofErr w:type="spellEnd"/>
        <w:r w:rsidRPr="00273852">
          <w:rPr>
            <w:sz w:val="23"/>
            <w:szCs w:val="23"/>
          </w:rPr>
          <w:t xml:space="preserve"> back in position with new bolts and tag welding.</w:t>
        </w:r>
      </w:ins>
    </w:p>
    <w:p w14:paraId="363FC6C3" w14:textId="77777777" w:rsidR="00C52B69" w:rsidRPr="00273852" w:rsidRDefault="00C52B69" w:rsidP="00C52B69">
      <w:pPr>
        <w:numPr>
          <w:ilvl w:val="0"/>
          <w:numId w:val="13"/>
        </w:numPr>
        <w:tabs>
          <w:tab w:val="clear" w:pos="360"/>
          <w:tab w:val="num" w:pos="720"/>
        </w:tabs>
        <w:ind w:left="720"/>
        <w:jc w:val="both"/>
        <w:rPr>
          <w:ins w:id="435" w:author="00051521" w:date="2017-06-06T19:20:00Z"/>
          <w:sz w:val="23"/>
          <w:szCs w:val="23"/>
        </w:rPr>
      </w:pPr>
      <w:ins w:id="436" w:author="00051521" w:date="2017-06-06T19:20:00Z">
        <w:r w:rsidRPr="00273852">
          <w:rPr>
            <w:sz w:val="23"/>
            <w:szCs w:val="23"/>
          </w:rPr>
          <w:t>Remove the LOTO lock.</w:t>
        </w:r>
      </w:ins>
    </w:p>
    <w:p w14:paraId="47B8FAAF" w14:textId="77777777" w:rsidR="00C52B69" w:rsidRPr="00273852" w:rsidRDefault="00C52B69" w:rsidP="00C52B69">
      <w:pPr>
        <w:numPr>
          <w:ilvl w:val="0"/>
          <w:numId w:val="13"/>
        </w:numPr>
        <w:tabs>
          <w:tab w:val="clear" w:pos="360"/>
          <w:tab w:val="num" w:pos="720"/>
        </w:tabs>
        <w:ind w:left="720"/>
        <w:jc w:val="both"/>
        <w:rPr>
          <w:ins w:id="437" w:author="00051521" w:date="2017-06-06T19:20:00Z"/>
          <w:sz w:val="23"/>
          <w:szCs w:val="23"/>
        </w:rPr>
      </w:pPr>
      <w:ins w:id="438" w:author="00051521" w:date="2017-06-06T19:20:00Z">
        <w:r w:rsidRPr="00273852">
          <w:rPr>
            <w:sz w:val="23"/>
            <w:szCs w:val="23"/>
          </w:rPr>
          <w:t>Take trial and handover the PCM</w:t>
        </w:r>
      </w:ins>
    </w:p>
    <w:p w14:paraId="1E75EF3B" w14:textId="77777777" w:rsidR="00C52B69" w:rsidRPr="00273852" w:rsidRDefault="00C52B69" w:rsidP="00C52B69">
      <w:pPr>
        <w:jc w:val="both"/>
        <w:rPr>
          <w:ins w:id="439" w:author="00051521" w:date="2017-06-06T19:20:00Z"/>
          <w:sz w:val="23"/>
          <w:szCs w:val="23"/>
        </w:rPr>
      </w:pPr>
    </w:p>
    <w:p w14:paraId="2D67743D" w14:textId="77777777" w:rsidR="00C52B69" w:rsidRPr="00273852" w:rsidRDefault="00C52B69" w:rsidP="00C52B69">
      <w:pPr>
        <w:ind w:left="360"/>
        <w:jc w:val="both"/>
        <w:rPr>
          <w:ins w:id="440" w:author="00051521" w:date="2017-06-06T19:20:00Z"/>
          <w:b/>
          <w:sz w:val="23"/>
          <w:szCs w:val="23"/>
        </w:rPr>
      </w:pPr>
      <w:ins w:id="441" w:author="00051521" w:date="2017-06-06T19:20:00Z">
        <w:r w:rsidRPr="00273852">
          <w:rPr>
            <w:b/>
            <w:sz w:val="23"/>
            <w:szCs w:val="23"/>
          </w:rPr>
          <w:t>Work No 7: Chain links pin changing</w:t>
        </w:r>
      </w:ins>
    </w:p>
    <w:p w14:paraId="74E31EC6" w14:textId="77777777" w:rsidR="00C52B69" w:rsidRPr="00273852" w:rsidRDefault="00C52B69" w:rsidP="00C52B69">
      <w:pPr>
        <w:ind w:left="360"/>
        <w:jc w:val="both"/>
        <w:rPr>
          <w:ins w:id="442" w:author="00051521" w:date="2017-06-06T19:20:00Z"/>
          <w:sz w:val="23"/>
          <w:szCs w:val="23"/>
        </w:rPr>
      </w:pPr>
    </w:p>
    <w:p w14:paraId="4820913C" w14:textId="77777777" w:rsidR="00C52B69" w:rsidRPr="00273852" w:rsidRDefault="00C52B69" w:rsidP="00C52B69">
      <w:pPr>
        <w:numPr>
          <w:ilvl w:val="0"/>
          <w:numId w:val="14"/>
        </w:numPr>
        <w:jc w:val="both"/>
        <w:rPr>
          <w:ins w:id="443" w:author="00051521" w:date="2017-06-06T19:20:00Z"/>
          <w:sz w:val="23"/>
          <w:szCs w:val="23"/>
        </w:rPr>
      </w:pPr>
      <w:ins w:id="444" w:author="00051521" w:date="2017-06-06T19:20:00Z">
        <w:r w:rsidRPr="00273852">
          <w:rPr>
            <w:sz w:val="23"/>
            <w:szCs w:val="23"/>
          </w:rPr>
          <w:t>Take electrical shutdown by putting off isolator and locking with padlock (LOTO)</w:t>
        </w:r>
      </w:ins>
    </w:p>
    <w:p w14:paraId="247075A7" w14:textId="77777777" w:rsidR="00C52B69" w:rsidRPr="00273852" w:rsidRDefault="00C52B69" w:rsidP="00C52B69">
      <w:pPr>
        <w:numPr>
          <w:ilvl w:val="0"/>
          <w:numId w:val="14"/>
        </w:numPr>
        <w:tabs>
          <w:tab w:val="clear" w:pos="360"/>
          <w:tab w:val="num" w:pos="720"/>
        </w:tabs>
        <w:ind w:left="720"/>
        <w:jc w:val="both"/>
        <w:rPr>
          <w:ins w:id="445" w:author="00051521" w:date="2017-06-06T19:20:00Z"/>
          <w:sz w:val="23"/>
          <w:szCs w:val="23"/>
        </w:rPr>
      </w:pPr>
      <w:ins w:id="446" w:author="00051521" w:date="2017-06-06T19:20:00Z">
        <w:r w:rsidRPr="00273852">
          <w:rPr>
            <w:sz w:val="23"/>
            <w:szCs w:val="23"/>
          </w:rPr>
          <w:t xml:space="preserve">Use tested chain block of min 3 T capacity to pull the chain for fixing chain link pin </w:t>
        </w:r>
      </w:ins>
    </w:p>
    <w:p w14:paraId="095E4CC1" w14:textId="77777777" w:rsidR="00C52B69" w:rsidRPr="00273852" w:rsidRDefault="00C52B69" w:rsidP="00C52B69">
      <w:pPr>
        <w:numPr>
          <w:ilvl w:val="0"/>
          <w:numId w:val="14"/>
        </w:numPr>
        <w:tabs>
          <w:tab w:val="clear" w:pos="360"/>
          <w:tab w:val="num" w:pos="720"/>
        </w:tabs>
        <w:ind w:left="720"/>
        <w:jc w:val="both"/>
        <w:rPr>
          <w:ins w:id="447" w:author="00051521" w:date="2017-06-06T19:20:00Z"/>
          <w:sz w:val="23"/>
          <w:szCs w:val="23"/>
        </w:rPr>
      </w:pPr>
      <w:ins w:id="448" w:author="00051521" w:date="2017-06-06T19:20:00Z">
        <w:r w:rsidRPr="00273852">
          <w:rPr>
            <w:sz w:val="23"/>
            <w:szCs w:val="23"/>
          </w:rPr>
          <w:t>If it is not pulling to the required position, loosen the tail end sprocket</w:t>
        </w:r>
      </w:ins>
    </w:p>
    <w:p w14:paraId="01B34DBA" w14:textId="77777777" w:rsidR="00C52B69" w:rsidRPr="00273852" w:rsidRDefault="00C52B69" w:rsidP="00C52B69">
      <w:pPr>
        <w:numPr>
          <w:ilvl w:val="0"/>
          <w:numId w:val="14"/>
        </w:numPr>
        <w:tabs>
          <w:tab w:val="clear" w:pos="360"/>
          <w:tab w:val="num" w:pos="720"/>
        </w:tabs>
        <w:ind w:left="720"/>
        <w:jc w:val="both"/>
        <w:rPr>
          <w:ins w:id="449" w:author="00051521" w:date="2017-06-06T19:20:00Z"/>
          <w:sz w:val="23"/>
          <w:szCs w:val="23"/>
        </w:rPr>
      </w:pPr>
      <w:ins w:id="450" w:author="00051521" w:date="2017-06-06T19:20:00Z">
        <w:r w:rsidRPr="00273852">
          <w:rPr>
            <w:sz w:val="23"/>
            <w:szCs w:val="23"/>
          </w:rPr>
          <w:t>Give load on the chain block.</w:t>
        </w:r>
      </w:ins>
    </w:p>
    <w:p w14:paraId="56B9823B" w14:textId="77777777" w:rsidR="00C52B69" w:rsidRPr="00273852" w:rsidRDefault="00C52B69" w:rsidP="00C52B69">
      <w:pPr>
        <w:numPr>
          <w:ilvl w:val="0"/>
          <w:numId w:val="14"/>
        </w:numPr>
        <w:tabs>
          <w:tab w:val="clear" w:pos="360"/>
          <w:tab w:val="num" w:pos="720"/>
        </w:tabs>
        <w:ind w:left="720"/>
        <w:jc w:val="both"/>
        <w:rPr>
          <w:ins w:id="451" w:author="00051521" w:date="2017-06-06T19:20:00Z"/>
          <w:sz w:val="23"/>
          <w:szCs w:val="23"/>
        </w:rPr>
      </w:pPr>
      <w:ins w:id="452" w:author="00051521" w:date="2017-06-06T19:20:00Z">
        <w:r w:rsidRPr="00273852">
          <w:rPr>
            <w:sz w:val="23"/>
            <w:szCs w:val="23"/>
          </w:rPr>
          <w:t>Remove the old chain link pin.</w:t>
        </w:r>
      </w:ins>
    </w:p>
    <w:p w14:paraId="25C5EAFA" w14:textId="77777777" w:rsidR="00C52B69" w:rsidRPr="00273852" w:rsidRDefault="00C52B69" w:rsidP="00C52B69">
      <w:pPr>
        <w:numPr>
          <w:ilvl w:val="0"/>
          <w:numId w:val="14"/>
        </w:numPr>
        <w:tabs>
          <w:tab w:val="clear" w:pos="360"/>
          <w:tab w:val="num" w:pos="720"/>
        </w:tabs>
        <w:ind w:left="720"/>
        <w:jc w:val="both"/>
        <w:rPr>
          <w:ins w:id="453" w:author="00051521" w:date="2017-06-06T19:20:00Z"/>
          <w:sz w:val="23"/>
          <w:szCs w:val="23"/>
        </w:rPr>
      </w:pPr>
      <w:ins w:id="454" w:author="00051521" w:date="2017-06-06T19:20:00Z">
        <w:r w:rsidRPr="00273852">
          <w:rPr>
            <w:sz w:val="23"/>
            <w:szCs w:val="23"/>
          </w:rPr>
          <w:t>Put new pin along with lock pin and tag weld the same.</w:t>
        </w:r>
      </w:ins>
    </w:p>
    <w:p w14:paraId="34D4459F" w14:textId="77777777" w:rsidR="00C52B69" w:rsidRPr="00273852" w:rsidRDefault="00C52B69" w:rsidP="00C52B69">
      <w:pPr>
        <w:jc w:val="both"/>
        <w:rPr>
          <w:ins w:id="455" w:author="00051521" w:date="2017-06-06T19:20:00Z"/>
          <w:sz w:val="23"/>
          <w:szCs w:val="23"/>
        </w:rPr>
      </w:pPr>
    </w:p>
    <w:p w14:paraId="4E7FC592" w14:textId="77777777" w:rsidR="00C52B69" w:rsidRPr="00273852" w:rsidRDefault="00C52B69" w:rsidP="00C52B69">
      <w:pPr>
        <w:ind w:left="360"/>
        <w:jc w:val="both"/>
        <w:rPr>
          <w:ins w:id="456" w:author="00051521" w:date="2017-06-06T19:20:00Z"/>
          <w:b/>
          <w:sz w:val="23"/>
          <w:szCs w:val="23"/>
        </w:rPr>
      </w:pPr>
      <w:ins w:id="457" w:author="00051521" w:date="2017-06-06T19:20:00Z">
        <w:r w:rsidRPr="00273852">
          <w:rPr>
            <w:b/>
            <w:sz w:val="23"/>
            <w:szCs w:val="23"/>
          </w:rPr>
          <w:t>Work No 8: Lime pump changing.</w:t>
        </w:r>
      </w:ins>
    </w:p>
    <w:p w14:paraId="16CB3F98" w14:textId="77777777" w:rsidR="00C52B69" w:rsidRPr="00273852" w:rsidRDefault="00C52B69" w:rsidP="00C52B69">
      <w:pPr>
        <w:ind w:left="360"/>
        <w:jc w:val="both"/>
        <w:rPr>
          <w:ins w:id="458" w:author="00051521" w:date="2017-06-06T19:20:00Z"/>
          <w:sz w:val="23"/>
          <w:szCs w:val="23"/>
        </w:rPr>
      </w:pPr>
    </w:p>
    <w:p w14:paraId="0E535D9F" w14:textId="77777777" w:rsidR="00C52B69" w:rsidRPr="00273852" w:rsidRDefault="00C52B69" w:rsidP="00C52B69">
      <w:pPr>
        <w:numPr>
          <w:ilvl w:val="0"/>
          <w:numId w:val="15"/>
        </w:numPr>
        <w:tabs>
          <w:tab w:val="clear" w:pos="360"/>
          <w:tab w:val="num" w:pos="720"/>
        </w:tabs>
        <w:ind w:left="720"/>
        <w:jc w:val="both"/>
        <w:rPr>
          <w:ins w:id="459" w:author="00051521" w:date="2017-06-06T19:20:00Z"/>
          <w:sz w:val="23"/>
          <w:szCs w:val="23"/>
        </w:rPr>
      </w:pPr>
      <w:ins w:id="460" w:author="00051521" w:date="2017-06-06T19:20:00Z">
        <w:r w:rsidRPr="00273852">
          <w:rPr>
            <w:sz w:val="23"/>
            <w:szCs w:val="23"/>
          </w:rPr>
          <w:t>Take electrical shutdown of the pump after taking clearance from Production.</w:t>
        </w:r>
      </w:ins>
    </w:p>
    <w:p w14:paraId="2F3B6777" w14:textId="77777777" w:rsidR="00C52B69" w:rsidRPr="00273852" w:rsidRDefault="00C52B69" w:rsidP="00C52B69">
      <w:pPr>
        <w:numPr>
          <w:ilvl w:val="0"/>
          <w:numId w:val="15"/>
        </w:numPr>
        <w:tabs>
          <w:tab w:val="clear" w:pos="360"/>
          <w:tab w:val="num" w:pos="720"/>
        </w:tabs>
        <w:ind w:left="720"/>
        <w:jc w:val="both"/>
        <w:rPr>
          <w:ins w:id="461" w:author="00051521" w:date="2017-06-06T19:20:00Z"/>
          <w:sz w:val="23"/>
          <w:szCs w:val="23"/>
        </w:rPr>
      </w:pPr>
      <w:ins w:id="462" w:author="00051521" w:date="2017-06-06T19:20:00Z">
        <w:r w:rsidRPr="00273852">
          <w:rPr>
            <w:sz w:val="23"/>
            <w:szCs w:val="23"/>
          </w:rPr>
          <w:t>Use completely sealed protective goggle for working in lime area</w:t>
        </w:r>
      </w:ins>
    </w:p>
    <w:p w14:paraId="14FD1DBE" w14:textId="77777777" w:rsidR="00C52B69" w:rsidRPr="00273852" w:rsidRDefault="00C52B69" w:rsidP="00C52B69">
      <w:pPr>
        <w:numPr>
          <w:ilvl w:val="0"/>
          <w:numId w:val="15"/>
        </w:numPr>
        <w:tabs>
          <w:tab w:val="clear" w:pos="360"/>
          <w:tab w:val="num" w:pos="720"/>
        </w:tabs>
        <w:ind w:left="720"/>
        <w:jc w:val="both"/>
        <w:rPr>
          <w:ins w:id="463" w:author="00051521" w:date="2017-06-06T19:20:00Z"/>
          <w:sz w:val="23"/>
          <w:szCs w:val="23"/>
        </w:rPr>
      </w:pPr>
      <w:ins w:id="464" w:author="00051521" w:date="2017-06-06T19:20:00Z">
        <w:r w:rsidRPr="00273852">
          <w:rPr>
            <w:sz w:val="23"/>
            <w:szCs w:val="23"/>
          </w:rPr>
          <w:t>Close all the suction and discharge valve including air line</w:t>
        </w:r>
      </w:ins>
    </w:p>
    <w:p w14:paraId="4D6ACFE0" w14:textId="77777777" w:rsidR="00C52B69" w:rsidRPr="00273852" w:rsidRDefault="00C52B69" w:rsidP="00C52B69">
      <w:pPr>
        <w:numPr>
          <w:ilvl w:val="0"/>
          <w:numId w:val="15"/>
        </w:numPr>
        <w:tabs>
          <w:tab w:val="clear" w:pos="360"/>
          <w:tab w:val="num" w:pos="720"/>
        </w:tabs>
        <w:ind w:left="720"/>
        <w:jc w:val="both"/>
        <w:rPr>
          <w:ins w:id="465" w:author="00051521" w:date="2017-06-06T19:20:00Z"/>
          <w:sz w:val="23"/>
          <w:szCs w:val="23"/>
        </w:rPr>
      </w:pPr>
      <w:ins w:id="466" w:author="00051521" w:date="2017-06-06T19:20:00Z">
        <w:r w:rsidRPr="00273852">
          <w:rPr>
            <w:sz w:val="23"/>
            <w:szCs w:val="23"/>
          </w:rPr>
          <w:t xml:space="preserve">Remove the foundation bolts and connected lines </w:t>
        </w:r>
      </w:ins>
    </w:p>
    <w:p w14:paraId="15B593A7" w14:textId="77777777" w:rsidR="00C52B69" w:rsidRPr="00273852" w:rsidRDefault="00C52B69" w:rsidP="00C52B69">
      <w:pPr>
        <w:numPr>
          <w:ilvl w:val="0"/>
          <w:numId w:val="15"/>
        </w:numPr>
        <w:tabs>
          <w:tab w:val="clear" w:pos="360"/>
          <w:tab w:val="num" w:pos="720"/>
        </w:tabs>
        <w:ind w:left="720"/>
        <w:jc w:val="both"/>
        <w:rPr>
          <w:ins w:id="467" w:author="00051521" w:date="2017-06-06T19:20:00Z"/>
          <w:sz w:val="23"/>
          <w:szCs w:val="23"/>
        </w:rPr>
      </w:pPr>
      <w:ins w:id="468" w:author="00051521" w:date="2017-06-06T19:20:00Z">
        <w:r w:rsidRPr="00273852">
          <w:rPr>
            <w:sz w:val="23"/>
            <w:szCs w:val="23"/>
          </w:rPr>
          <w:t xml:space="preserve">Remove the pump &amp; position the new </w:t>
        </w:r>
        <w:proofErr w:type="spellStart"/>
        <w:r w:rsidRPr="00273852">
          <w:rPr>
            <w:sz w:val="23"/>
            <w:szCs w:val="23"/>
          </w:rPr>
          <w:t>pump.Fit</w:t>
        </w:r>
        <w:proofErr w:type="spellEnd"/>
        <w:r w:rsidRPr="00273852">
          <w:rPr>
            <w:sz w:val="23"/>
            <w:szCs w:val="23"/>
          </w:rPr>
          <w:t xml:space="preserve"> all the bolts, nuts and gaskets of suction and discharge line.</w:t>
        </w:r>
      </w:ins>
    </w:p>
    <w:p w14:paraId="71EE27E2" w14:textId="77777777" w:rsidR="00C52B69" w:rsidRPr="00273852" w:rsidRDefault="00C52B69" w:rsidP="00C52B69">
      <w:pPr>
        <w:numPr>
          <w:ilvl w:val="0"/>
          <w:numId w:val="15"/>
        </w:numPr>
        <w:tabs>
          <w:tab w:val="clear" w:pos="360"/>
          <w:tab w:val="num" w:pos="720"/>
        </w:tabs>
        <w:ind w:left="720"/>
        <w:jc w:val="both"/>
        <w:rPr>
          <w:ins w:id="469" w:author="00051521" w:date="2017-06-06T19:20:00Z"/>
          <w:sz w:val="23"/>
          <w:szCs w:val="23"/>
        </w:rPr>
      </w:pPr>
      <w:ins w:id="470" w:author="00051521" w:date="2017-06-06T19:20:00Z">
        <w:r w:rsidRPr="00273852">
          <w:rPr>
            <w:sz w:val="23"/>
            <w:szCs w:val="23"/>
          </w:rPr>
          <w:t>Fit back all the guards back to the position.</w:t>
        </w:r>
      </w:ins>
    </w:p>
    <w:p w14:paraId="587D0E79" w14:textId="77777777" w:rsidR="00C52B69" w:rsidRPr="00273852" w:rsidRDefault="00C52B69" w:rsidP="00C52B69">
      <w:pPr>
        <w:numPr>
          <w:ilvl w:val="0"/>
          <w:numId w:val="15"/>
        </w:numPr>
        <w:tabs>
          <w:tab w:val="clear" w:pos="360"/>
          <w:tab w:val="num" w:pos="720"/>
        </w:tabs>
        <w:ind w:left="720"/>
        <w:jc w:val="both"/>
        <w:rPr>
          <w:ins w:id="471" w:author="00051521" w:date="2017-06-06T19:20:00Z"/>
          <w:sz w:val="23"/>
          <w:szCs w:val="23"/>
        </w:rPr>
      </w:pPr>
      <w:ins w:id="472" w:author="00051521" w:date="2017-06-06T19:20:00Z">
        <w:r w:rsidRPr="00273852">
          <w:rPr>
            <w:sz w:val="23"/>
            <w:szCs w:val="23"/>
          </w:rPr>
          <w:t>Tighten all the bolts .Take trial of the pump.</w:t>
        </w:r>
      </w:ins>
    </w:p>
    <w:p w14:paraId="50A11E15" w14:textId="77777777" w:rsidR="00C52B69" w:rsidRPr="00273852" w:rsidRDefault="00C52B69" w:rsidP="00C52B69">
      <w:pPr>
        <w:numPr>
          <w:ilvl w:val="0"/>
          <w:numId w:val="15"/>
        </w:numPr>
        <w:tabs>
          <w:tab w:val="clear" w:pos="360"/>
          <w:tab w:val="num" w:pos="720"/>
        </w:tabs>
        <w:ind w:left="720"/>
        <w:jc w:val="both"/>
        <w:rPr>
          <w:ins w:id="473" w:author="00051521" w:date="2017-06-06T19:20:00Z"/>
          <w:sz w:val="23"/>
          <w:szCs w:val="23"/>
        </w:rPr>
      </w:pPr>
      <w:ins w:id="474" w:author="00051521" w:date="2017-06-06T19:20:00Z">
        <w:r w:rsidRPr="00273852">
          <w:rPr>
            <w:sz w:val="23"/>
            <w:szCs w:val="23"/>
          </w:rPr>
          <w:t>Clear the shutdown and hand over the machine</w:t>
        </w:r>
      </w:ins>
    </w:p>
    <w:p w14:paraId="500BFB92" w14:textId="77777777" w:rsidR="00C52B69" w:rsidRPr="00273852" w:rsidRDefault="00C52B69" w:rsidP="00C52B69">
      <w:pPr>
        <w:jc w:val="both"/>
        <w:rPr>
          <w:ins w:id="475" w:author="00051521" w:date="2017-06-06T19:20:00Z"/>
          <w:sz w:val="23"/>
          <w:szCs w:val="23"/>
        </w:rPr>
      </w:pPr>
    </w:p>
    <w:p w14:paraId="76BEF81D" w14:textId="77777777" w:rsidR="00C52B69" w:rsidRPr="00273852" w:rsidRDefault="00C52B69" w:rsidP="00C52B69">
      <w:pPr>
        <w:ind w:left="360"/>
        <w:jc w:val="both"/>
        <w:rPr>
          <w:ins w:id="476" w:author="00051521" w:date="2017-06-06T19:20:00Z"/>
          <w:sz w:val="23"/>
          <w:szCs w:val="23"/>
        </w:rPr>
      </w:pPr>
      <w:ins w:id="477" w:author="00051521" w:date="2017-06-06T19:20:00Z">
        <w:r w:rsidRPr="00273852">
          <w:rPr>
            <w:b/>
            <w:sz w:val="23"/>
            <w:szCs w:val="23"/>
          </w:rPr>
          <w:t>Work No 9: Lime spray changing/cleaning.</w:t>
        </w:r>
      </w:ins>
    </w:p>
    <w:p w14:paraId="174155D7" w14:textId="77777777" w:rsidR="00C52B69" w:rsidRPr="00273852" w:rsidRDefault="00C52B69" w:rsidP="00C52B69">
      <w:pPr>
        <w:ind w:left="360"/>
        <w:jc w:val="both"/>
        <w:rPr>
          <w:ins w:id="478" w:author="00051521" w:date="2017-06-06T19:20:00Z"/>
          <w:sz w:val="23"/>
          <w:szCs w:val="23"/>
        </w:rPr>
      </w:pPr>
    </w:p>
    <w:p w14:paraId="4086E2C3" w14:textId="77777777" w:rsidR="00C52B69" w:rsidRPr="00273852" w:rsidRDefault="00C52B69" w:rsidP="00C52B69">
      <w:pPr>
        <w:numPr>
          <w:ilvl w:val="0"/>
          <w:numId w:val="16"/>
        </w:numPr>
        <w:jc w:val="both"/>
        <w:rPr>
          <w:ins w:id="479" w:author="00051521" w:date="2017-06-06T19:20:00Z"/>
          <w:sz w:val="23"/>
          <w:szCs w:val="23"/>
        </w:rPr>
      </w:pPr>
      <w:ins w:id="480" w:author="00051521" w:date="2017-06-06T19:20:00Z">
        <w:r w:rsidRPr="00273852">
          <w:rPr>
            <w:sz w:val="23"/>
            <w:szCs w:val="23"/>
          </w:rPr>
          <w:t>Take electrical shutdown of PCM and lime pump by putting off isolator and locking with padlock (LOTO)</w:t>
        </w:r>
      </w:ins>
    </w:p>
    <w:p w14:paraId="11B61B86" w14:textId="77777777" w:rsidR="00C52B69" w:rsidRPr="00273852" w:rsidRDefault="00C52B69" w:rsidP="00C52B69">
      <w:pPr>
        <w:numPr>
          <w:ilvl w:val="0"/>
          <w:numId w:val="16"/>
        </w:numPr>
        <w:tabs>
          <w:tab w:val="clear" w:pos="360"/>
          <w:tab w:val="num" w:pos="720"/>
        </w:tabs>
        <w:ind w:left="720"/>
        <w:jc w:val="both"/>
        <w:rPr>
          <w:ins w:id="481" w:author="00051521" w:date="2017-06-06T19:20:00Z"/>
          <w:sz w:val="23"/>
          <w:szCs w:val="23"/>
        </w:rPr>
      </w:pPr>
      <w:ins w:id="482" w:author="00051521" w:date="2017-06-06T19:20:00Z">
        <w:r w:rsidRPr="00273852">
          <w:rPr>
            <w:sz w:val="23"/>
            <w:szCs w:val="23"/>
          </w:rPr>
          <w:t>Use completely sealed protective goggle for working in lime area.</w:t>
        </w:r>
      </w:ins>
    </w:p>
    <w:p w14:paraId="124A9E80" w14:textId="77777777" w:rsidR="00C52B69" w:rsidRPr="00273852" w:rsidRDefault="00C52B69" w:rsidP="00C52B69">
      <w:pPr>
        <w:numPr>
          <w:ilvl w:val="0"/>
          <w:numId w:val="16"/>
        </w:numPr>
        <w:tabs>
          <w:tab w:val="clear" w:pos="360"/>
          <w:tab w:val="num" w:pos="720"/>
        </w:tabs>
        <w:ind w:left="720"/>
        <w:jc w:val="both"/>
        <w:rPr>
          <w:ins w:id="483" w:author="00051521" w:date="2017-06-06T19:20:00Z"/>
          <w:sz w:val="23"/>
          <w:szCs w:val="23"/>
        </w:rPr>
      </w:pPr>
      <w:ins w:id="484" w:author="00051521" w:date="2017-06-06T19:20:00Z">
        <w:r w:rsidRPr="00273852">
          <w:rPr>
            <w:sz w:val="23"/>
            <w:szCs w:val="23"/>
          </w:rPr>
          <w:t xml:space="preserve">Before entering the lime tray, check for loose pigs on </w:t>
        </w:r>
        <w:proofErr w:type="spellStart"/>
        <w:r w:rsidRPr="00273852">
          <w:rPr>
            <w:sz w:val="23"/>
            <w:szCs w:val="23"/>
          </w:rPr>
          <w:t>moulds</w:t>
        </w:r>
        <w:proofErr w:type="spellEnd"/>
        <w:r w:rsidRPr="00273852">
          <w:rPr>
            <w:sz w:val="23"/>
            <w:szCs w:val="23"/>
          </w:rPr>
          <w:t>/PCM structures inside lime trays.</w:t>
        </w:r>
      </w:ins>
    </w:p>
    <w:p w14:paraId="53AF5E87" w14:textId="77777777" w:rsidR="00C52B69" w:rsidRPr="00273852" w:rsidRDefault="00C52B69" w:rsidP="00C52B69">
      <w:pPr>
        <w:numPr>
          <w:ilvl w:val="0"/>
          <w:numId w:val="16"/>
        </w:numPr>
        <w:tabs>
          <w:tab w:val="clear" w:pos="360"/>
          <w:tab w:val="num" w:pos="720"/>
        </w:tabs>
        <w:ind w:left="720"/>
        <w:jc w:val="both"/>
        <w:rPr>
          <w:ins w:id="485" w:author="00051521" w:date="2017-06-06T19:20:00Z"/>
          <w:sz w:val="23"/>
          <w:szCs w:val="23"/>
        </w:rPr>
      </w:pPr>
      <w:ins w:id="486" w:author="00051521" w:date="2017-06-06T19:20:00Z">
        <w:r w:rsidRPr="00273852">
          <w:rPr>
            <w:sz w:val="23"/>
            <w:szCs w:val="23"/>
          </w:rPr>
          <w:t>If loose pigs are present, inform production to remove the same to avoid their fall on person.</w:t>
        </w:r>
      </w:ins>
    </w:p>
    <w:p w14:paraId="09CA4C92" w14:textId="77777777" w:rsidR="00C52B69" w:rsidRPr="00273852" w:rsidRDefault="00C52B69" w:rsidP="00C52B69">
      <w:pPr>
        <w:numPr>
          <w:ilvl w:val="0"/>
          <w:numId w:val="16"/>
        </w:numPr>
        <w:tabs>
          <w:tab w:val="clear" w:pos="360"/>
          <w:tab w:val="num" w:pos="720"/>
        </w:tabs>
        <w:ind w:left="720"/>
        <w:jc w:val="both"/>
        <w:rPr>
          <w:ins w:id="487" w:author="00051521" w:date="2017-06-06T19:20:00Z"/>
          <w:sz w:val="23"/>
          <w:szCs w:val="23"/>
        </w:rPr>
      </w:pPr>
      <w:ins w:id="488" w:author="00051521" w:date="2017-06-06T19:20:00Z">
        <w:r w:rsidRPr="00273852">
          <w:rPr>
            <w:sz w:val="23"/>
            <w:szCs w:val="23"/>
          </w:rPr>
          <w:t>Remove the spray outside the lime collecting bucket</w:t>
        </w:r>
      </w:ins>
    </w:p>
    <w:p w14:paraId="30E82341" w14:textId="77777777" w:rsidR="00C52B69" w:rsidRPr="00273852" w:rsidRDefault="00C52B69" w:rsidP="00C52B69">
      <w:pPr>
        <w:numPr>
          <w:ilvl w:val="0"/>
          <w:numId w:val="16"/>
        </w:numPr>
        <w:tabs>
          <w:tab w:val="clear" w:pos="360"/>
          <w:tab w:val="num" w:pos="720"/>
        </w:tabs>
        <w:ind w:left="720"/>
        <w:jc w:val="both"/>
        <w:rPr>
          <w:ins w:id="489" w:author="00051521" w:date="2017-06-06T19:20:00Z"/>
          <w:sz w:val="23"/>
          <w:szCs w:val="23"/>
        </w:rPr>
      </w:pPr>
      <w:ins w:id="490" w:author="00051521" w:date="2017-06-06T19:20:00Z">
        <w:r w:rsidRPr="00273852">
          <w:rPr>
            <w:sz w:val="23"/>
            <w:szCs w:val="23"/>
          </w:rPr>
          <w:lastRenderedPageBreak/>
          <w:t>Clean the same and flush with water.</w:t>
        </w:r>
      </w:ins>
    </w:p>
    <w:p w14:paraId="549D4084" w14:textId="77777777" w:rsidR="00C52B69" w:rsidRPr="00273852" w:rsidRDefault="00C52B69" w:rsidP="00C52B69">
      <w:pPr>
        <w:numPr>
          <w:ilvl w:val="0"/>
          <w:numId w:val="16"/>
        </w:numPr>
        <w:tabs>
          <w:tab w:val="clear" w:pos="360"/>
          <w:tab w:val="num" w:pos="720"/>
        </w:tabs>
        <w:ind w:left="720"/>
        <w:jc w:val="both"/>
        <w:rPr>
          <w:ins w:id="491" w:author="00051521" w:date="2017-06-06T19:20:00Z"/>
          <w:sz w:val="23"/>
          <w:szCs w:val="23"/>
        </w:rPr>
      </w:pPr>
      <w:ins w:id="492" w:author="00051521" w:date="2017-06-06T19:20:00Z">
        <w:r w:rsidRPr="00273852">
          <w:rPr>
            <w:sz w:val="23"/>
            <w:szCs w:val="23"/>
          </w:rPr>
          <w:t>Inspect gasket and bolts for proper fitting</w:t>
        </w:r>
      </w:ins>
    </w:p>
    <w:p w14:paraId="2FC0E1DE" w14:textId="77777777" w:rsidR="00C52B69" w:rsidRPr="00273852" w:rsidRDefault="00C52B69" w:rsidP="00C52B69">
      <w:pPr>
        <w:numPr>
          <w:ilvl w:val="0"/>
          <w:numId w:val="16"/>
        </w:numPr>
        <w:tabs>
          <w:tab w:val="clear" w:pos="360"/>
          <w:tab w:val="num" w:pos="720"/>
        </w:tabs>
        <w:ind w:left="720"/>
        <w:jc w:val="both"/>
        <w:rPr>
          <w:ins w:id="493" w:author="00051521" w:date="2017-06-06T19:20:00Z"/>
          <w:sz w:val="23"/>
          <w:szCs w:val="23"/>
        </w:rPr>
      </w:pPr>
      <w:ins w:id="494" w:author="00051521" w:date="2017-06-06T19:20:00Z">
        <w:r w:rsidRPr="00273852">
          <w:rPr>
            <w:sz w:val="23"/>
            <w:szCs w:val="23"/>
          </w:rPr>
          <w:t xml:space="preserve">Put back sprays in to the position </w:t>
        </w:r>
      </w:ins>
    </w:p>
    <w:p w14:paraId="15A5DA4B" w14:textId="77777777" w:rsidR="00C52B69" w:rsidRPr="00273852" w:rsidRDefault="00C52B69" w:rsidP="00C52B69">
      <w:pPr>
        <w:numPr>
          <w:ilvl w:val="0"/>
          <w:numId w:val="16"/>
        </w:numPr>
        <w:tabs>
          <w:tab w:val="clear" w:pos="360"/>
          <w:tab w:val="num" w:pos="720"/>
        </w:tabs>
        <w:ind w:left="720"/>
        <w:jc w:val="both"/>
        <w:rPr>
          <w:ins w:id="495" w:author="00051521" w:date="2017-06-06T19:20:00Z"/>
          <w:sz w:val="23"/>
          <w:szCs w:val="23"/>
        </w:rPr>
      </w:pPr>
      <w:ins w:id="496" w:author="00051521" w:date="2017-06-06T19:20:00Z">
        <w:r w:rsidRPr="00273852">
          <w:rPr>
            <w:sz w:val="23"/>
            <w:szCs w:val="23"/>
          </w:rPr>
          <w:t>Remove both LOTO locks and take trials along with production engineer.</w:t>
        </w:r>
      </w:ins>
    </w:p>
    <w:p w14:paraId="16B41E27" w14:textId="77777777" w:rsidR="00C52B69" w:rsidRPr="00273852" w:rsidRDefault="00C52B69" w:rsidP="00C52B69">
      <w:pPr>
        <w:jc w:val="both"/>
        <w:rPr>
          <w:ins w:id="497" w:author="00051521" w:date="2017-06-06T19:20:00Z"/>
          <w:sz w:val="23"/>
          <w:szCs w:val="23"/>
        </w:rPr>
      </w:pPr>
    </w:p>
    <w:p w14:paraId="16F58CC5" w14:textId="77777777" w:rsidR="00C52B69" w:rsidRPr="00273852" w:rsidRDefault="00C52B69" w:rsidP="00C52B69">
      <w:pPr>
        <w:ind w:left="360"/>
        <w:jc w:val="both"/>
        <w:rPr>
          <w:ins w:id="498" w:author="00051521" w:date="2017-06-06T19:20:00Z"/>
          <w:b/>
          <w:sz w:val="23"/>
          <w:szCs w:val="23"/>
        </w:rPr>
      </w:pPr>
      <w:ins w:id="499" w:author="00051521" w:date="2017-06-06T19:20:00Z">
        <w:r w:rsidRPr="00273852">
          <w:rPr>
            <w:b/>
            <w:sz w:val="23"/>
            <w:szCs w:val="23"/>
          </w:rPr>
          <w:t>Work No 10: Lime agitator maintenance/replacement.</w:t>
        </w:r>
      </w:ins>
    </w:p>
    <w:p w14:paraId="652629CC" w14:textId="77777777" w:rsidR="00C52B69" w:rsidRPr="00273852" w:rsidRDefault="00C52B69" w:rsidP="00C52B69">
      <w:pPr>
        <w:ind w:left="360"/>
        <w:jc w:val="both"/>
        <w:rPr>
          <w:ins w:id="500" w:author="00051521" w:date="2017-06-06T19:20:00Z"/>
          <w:sz w:val="23"/>
          <w:szCs w:val="23"/>
        </w:rPr>
      </w:pPr>
    </w:p>
    <w:p w14:paraId="041E54D9" w14:textId="77777777" w:rsidR="00C52B69" w:rsidRPr="00273852" w:rsidRDefault="00C52B69" w:rsidP="00C52B69">
      <w:pPr>
        <w:numPr>
          <w:ilvl w:val="0"/>
          <w:numId w:val="17"/>
        </w:numPr>
        <w:tabs>
          <w:tab w:val="clear" w:pos="360"/>
          <w:tab w:val="num" w:pos="720"/>
        </w:tabs>
        <w:ind w:left="720"/>
        <w:jc w:val="both"/>
        <w:rPr>
          <w:ins w:id="501" w:author="00051521" w:date="2017-06-06T19:20:00Z"/>
          <w:sz w:val="23"/>
          <w:szCs w:val="23"/>
        </w:rPr>
      </w:pPr>
      <w:ins w:id="502" w:author="00051521" w:date="2017-06-06T19:20:00Z">
        <w:r w:rsidRPr="00273852">
          <w:rPr>
            <w:sz w:val="23"/>
            <w:szCs w:val="23"/>
          </w:rPr>
          <w:t>Take shutdown of the agitator.</w:t>
        </w:r>
      </w:ins>
    </w:p>
    <w:p w14:paraId="1AA9C53A" w14:textId="77777777" w:rsidR="00C52B69" w:rsidRPr="00273852" w:rsidRDefault="00C52B69" w:rsidP="00C52B69">
      <w:pPr>
        <w:numPr>
          <w:ilvl w:val="0"/>
          <w:numId w:val="17"/>
        </w:numPr>
        <w:tabs>
          <w:tab w:val="clear" w:pos="360"/>
          <w:tab w:val="num" w:pos="720"/>
        </w:tabs>
        <w:ind w:left="720"/>
        <w:jc w:val="both"/>
        <w:rPr>
          <w:ins w:id="503" w:author="00051521" w:date="2017-06-06T19:20:00Z"/>
          <w:sz w:val="23"/>
          <w:szCs w:val="23"/>
        </w:rPr>
      </w:pPr>
      <w:ins w:id="504" w:author="00051521" w:date="2017-06-06T19:20:00Z">
        <w:r w:rsidRPr="00273852">
          <w:rPr>
            <w:sz w:val="23"/>
            <w:szCs w:val="23"/>
          </w:rPr>
          <w:t>Remove all covers.</w:t>
        </w:r>
      </w:ins>
    </w:p>
    <w:p w14:paraId="7E0004FA" w14:textId="77777777" w:rsidR="00C52B69" w:rsidRPr="00273852" w:rsidRDefault="00C52B69" w:rsidP="00C52B69">
      <w:pPr>
        <w:numPr>
          <w:ilvl w:val="0"/>
          <w:numId w:val="17"/>
        </w:numPr>
        <w:tabs>
          <w:tab w:val="clear" w:pos="360"/>
          <w:tab w:val="num" w:pos="720"/>
        </w:tabs>
        <w:ind w:left="720"/>
        <w:jc w:val="both"/>
        <w:rPr>
          <w:ins w:id="505" w:author="00051521" w:date="2017-06-06T19:20:00Z"/>
          <w:sz w:val="23"/>
          <w:szCs w:val="23"/>
        </w:rPr>
      </w:pPr>
      <w:ins w:id="506" w:author="00051521" w:date="2017-06-06T19:20:00Z">
        <w:r w:rsidRPr="00273852">
          <w:rPr>
            <w:sz w:val="23"/>
            <w:szCs w:val="23"/>
          </w:rPr>
          <w:t>Use completely sealed protective goggle for working in lime area</w:t>
        </w:r>
      </w:ins>
    </w:p>
    <w:p w14:paraId="61CBF2E3" w14:textId="77777777" w:rsidR="00C52B69" w:rsidRPr="00273852" w:rsidRDefault="00C52B69" w:rsidP="00C52B69">
      <w:pPr>
        <w:numPr>
          <w:ilvl w:val="0"/>
          <w:numId w:val="17"/>
        </w:numPr>
        <w:tabs>
          <w:tab w:val="clear" w:pos="360"/>
          <w:tab w:val="num" w:pos="720"/>
        </w:tabs>
        <w:ind w:left="720"/>
        <w:jc w:val="both"/>
        <w:rPr>
          <w:ins w:id="507" w:author="00051521" w:date="2017-06-06T19:20:00Z"/>
          <w:sz w:val="23"/>
          <w:szCs w:val="23"/>
        </w:rPr>
      </w:pPr>
      <w:ins w:id="508" w:author="00051521" w:date="2017-06-06T19:20:00Z">
        <w:r w:rsidRPr="00273852">
          <w:rPr>
            <w:sz w:val="23"/>
            <w:szCs w:val="23"/>
          </w:rPr>
          <w:t xml:space="preserve">Check/change gear box &amp; connecting links of agitator blades </w:t>
        </w:r>
      </w:ins>
    </w:p>
    <w:p w14:paraId="6831E945" w14:textId="77777777" w:rsidR="00C52B69" w:rsidRPr="00273852" w:rsidRDefault="00C52B69" w:rsidP="00C52B69">
      <w:pPr>
        <w:numPr>
          <w:ilvl w:val="0"/>
          <w:numId w:val="17"/>
        </w:numPr>
        <w:tabs>
          <w:tab w:val="clear" w:pos="360"/>
          <w:tab w:val="num" w:pos="720"/>
        </w:tabs>
        <w:ind w:left="720"/>
        <w:jc w:val="both"/>
        <w:rPr>
          <w:ins w:id="509" w:author="00051521" w:date="2017-06-06T19:20:00Z"/>
          <w:sz w:val="23"/>
          <w:szCs w:val="23"/>
        </w:rPr>
      </w:pPr>
      <w:ins w:id="510" w:author="00051521" w:date="2017-06-06T19:20:00Z">
        <w:r w:rsidRPr="00273852">
          <w:rPr>
            <w:sz w:val="23"/>
            <w:szCs w:val="23"/>
          </w:rPr>
          <w:t>Replace the gearbox with overhauled one if required.</w:t>
        </w:r>
      </w:ins>
    </w:p>
    <w:p w14:paraId="5DCEF11A" w14:textId="77777777" w:rsidR="00C52B69" w:rsidRPr="00273852" w:rsidRDefault="00C52B69" w:rsidP="00C52B69">
      <w:pPr>
        <w:numPr>
          <w:ilvl w:val="0"/>
          <w:numId w:val="17"/>
        </w:numPr>
        <w:tabs>
          <w:tab w:val="clear" w:pos="360"/>
          <w:tab w:val="num" w:pos="720"/>
        </w:tabs>
        <w:ind w:left="720"/>
        <w:jc w:val="both"/>
        <w:rPr>
          <w:ins w:id="511" w:author="00051521" w:date="2017-06-06T19:20:00Z"/>
          <w:sz w:val="23"/>
          <w:szCs w:val="23"/>
        </w:rPr>
      </w:pPr>
      <w:ins w:id="512" w:author="00051521" w:date="2017-06-06T19:20:00Z">
        <w:r w:rsidRPr="00273852">
          <w:rPr>
            <w:sz w:val="23"/>
            <w:szCs w:val="23"/>
          </w:rPr>
          <w:t xml:space="preserve">Check oil level by removing oil plug. Follow work procedure </w:t>
        </w:r>
        <w:r w:rsidRPr="00273852">
          <w:rPr>
            <w:sz w:val="23"/>
            <w:szCs w:val="23"/>
          </w:rPr>
          <w:fldChar w:fldCharType="begin"/>
        </w:r>
        <w:r w:rsidRPr="00273852">
          <w:rPr>
            <w:sz w:val="23"/>
            <w:szCs w:val="23"/>
          </w:rPr>
          <w:instrText>HYPERLINK "\\\\192.168.6.5\\..\\..\\Documents and Settings\\kapil.SGL\\Local Settings\\Temp\\Temporary Directory 4 for Work Instructions Revised.zip\\WIMAINT93 LUBRICATION.doc"</w:instrText>
        </w:r>
        <w:r w:rsidRPr="00273852">
          <w:rPr>
            <w:sz w:val="23"/>
            <w:szCs w:val="23"/>
          </w:rPr>
          <w:fldChar w:fldCharType="separate"/>
        </w:r>
        <w:r w:rsidRPr="00273852">
          <w:rPr>
            <w:rStyle w:val="Hyperlink"/>
            <w:sz w:val="23"/>
            <w:szCs w:val="23"/>
          </w:rPr>
          <w:t>WI/MAINT/93</w:t>
        </w:r>
        <w:r w:rsidRPr="00273852">
          <w:rPr>
            <w:sz w:val="23"/>
            <w:szCs w:val="23"/>
          </w:rPr>
          <w:fldChar w:fldCharType="end"/>
        </w:r>
        <w:r w:rsidRPr="00273852">
          <w:rPr>
            <w:sz w:val="23"/>
            <w:szCs w:val="23"/>
          </w:rPr>
          <w:t xml:space="preserve"> for lubrication</w:t>
        </w:r>
      </w:ins>
    </w:p>
    <w:p w14:paraId="67046801" w14:textId="77777777" w:rsidR="00C52B69" w:rsidRPr="00273852" w:rsidRDefault="00C52B69" w:rsidP="00C52B69">
      <w:pPr>
        <w:numPr>
          <w:ilvl w:val="0"/>
          <w:numId w:val="17"/>
        </w:numPr>
        <w:tabs>
          <w:tab w:val="clear" w:pos="360"/>
          <w:tab w:val="num" w:pos="720"/>
        </w:tabs>
        <w:ind w:left="720"/>
        <w:jc w:val="both"/>
        <w:rPr>
          <w:ins w:id="513" w:author="00051521" w:date="2017-06-06T19:20:00Z"/>
          <w:sz w:val="23"/>
          <w:szCs w:val="23"/>
        </w:rPr>
      </w:pPr>
      <w:ins w:id="514" w:author="00051521" w:date="2017-06-06T19:20:00Z">
        <w:r w:rsidRPr="00273852">
          <w:rPr>
            <w:sz w:val="23"/>
            <w:szCs w:val="23"/>
          </w:rPr>
          <w:t>Check/change V belts.</w:t>
        </w:r>
      </w:ins>
    </w:p>
    <w:p w14:paraId="2F16EE58" w14:textId="77777777" w:rsidR="00C52B69" w:rsidRPr="00273852" w:rsidRDefault="00C52B69" w:rsidP="00C52B69">
      <w:pPr>
        <w:numPr>
          <w:ilvl w:val="0"/>
          <w:numId w:val="17"/>
        </w:numPr>
        <w:tabs>
          <w:tab w:val="clear" w:pos="360"/>
          <w:tab w:val="num" w:pos="720"/>
        </w:tabs>
        <w:ind w:left="720"/>
        <w:jc w:val="both"/>
        <w:rPr>
          <w:ins w:id="515" w:author="00051521" w:date="2017-06-06T19:20:00Z"/>
          <w:sz w:val="23"/>
          <w:szCs w:val="23"/>
        </w:rPr>
      </w:pPr>
      <w:ins w:id="516" w:author="00051521" w:date="2017-06-06T19:20:00Z">
        <w:r w:rsidRPr="00273852">
          <w:rPr>
            <w:sz w:val="23"/>
            <w:szCs w:val="23"/>
          </w:rPr>
          <w:t>Check all foundation bolts.</w:t>
        </w:r>
      </w:ins>
    </w:p>
    <w:p w14:paraId="1DC262BD" w14:textId="77777777" w:rsidR="00C52B69" w:rsidRPr="00273852" w:rsidRDefault="00C52B69" w:rsidP="00C52B69">
      <w:pPr>
        <w:numPr>
          <w:ilvl w:val="0"/>
          <w:numId w:val="17"/>
        </w:numPr>
        <w:tabs>
          <w:tab w:val="clear" w:pos="360"/>
          <w:tab w:val="num" w:pos="720"/>
        </w:tabs>
        <w:ind w:left="720"/>
        <w:jc w:val="both"/>
        <w:rPr>
          <w:ins w:id="517" w:author="00051521" w:date="2017-06-06T19:20:00Z"/>
          <w:sz w:val="23"/>
          <w:szCs w:val="23"/>
        </w:rPr>
      </w:pPr>
      <w:ins w:id="518" w:author="00051521" w:date="2017-06-06T19:20:00Z">
        <w:r w:rsidRPr="00273852">
          <w:rPr>
            <w:sz w:val="23"/>
            <w:szCs w:val="23"/>
          </w:rPr>
          <w:t xml:space="preserve">Put back all the covers &amp; clear the shutdown. </w:t>
        </w:r>
      </w:ins>
    </w:p>
    <w:p w14:paraId="4552AC0D" w14:textId="77777777" w:rsidR="00C52B69" w:rsidRPr="00273852" w:rsidRDefault="00C52B69" w:rsidP="00C52B69">
      <w:pPr>
        <w:jc w:val="both"/>
        <w:rPr>
          <w:ins w:id="519" w:author="00051521" w:date="2017-06-06T19:20:00Z"/>
          <w:sz w:val="23"/>
          <w:szCs w:val="23"/>
        </w:rPr>
      </w:pPr>
    </w:p>
    <w:p w14:paraId="0F9F3BD4" w14:textId="77777777" w:rsidR="00C52B69" w:rsidRPr="00273852" w:rsidRDefault="00C52B69" w:rsidP="00C52B69">
      <w:pPr>
        <w:ind w:left="360"/>
        <w:jc w:val="both"/>
        <w:rPr>
          <w:ins w:id="520" w:author="00051521" w:date="2017-06-06T19:20:00Z"/>
          <w:b/>
          <w:sz w:val="23"/>
          <w:szCs w:val="23"/>
        </w:rPr>
      </w:pPr>
      <w:ins w:id="521" w:author="00051521" w:date="2017-06-06T19:20:00Z">
        <w:r w:rsidRPr="00273852">
          <w:rPr>
            <w:b/>
            <w:sz w:val="23"/>
            <w:szCs w:val="23"/>
          </w:rPr>
          <w:t>Work No 11: Lime stirrer maintenance.</w:t>
        </w:r>
      </w:ins>
    </w:p>
    <w:p w14:paraId="6AC6E3F8" w14:textId="77777777" w:rsidR="00C52B69" w:rsidRPr="00273852" w:rsidRDefault="00C52B69" w:rsidP="00C52B69">
      <w:pPr>
        <w:ind w:left="360"/>
        <w:jc w:val="both"/>
        <w:rPr>
          <w:ins w:id="522" w:author="00051521" w:date="2017-06-06T19:20:00Z"/>
          <w:sz w:val="23"/>
          <w:szCs w:val="23"/>
        </w:rPr>
      </w:pPr>
    </w:p>
    <w:p w14:paraId="6B248485" w14:textId="77777777" w:rsidR="00C52B69" w:rsidRPr="00273852" w:rsidRDefault="00C52B69" w:rsidP="00C52B69">
      <w:pPr>
        <w:numPr>
          <w:ilvl w:val="0"/>
          <w:numId w:val="18"/>
        </w:numPr>
        <w:tabs>
          <w:tab w:val="clear" w:pos="360"/>
          <w:tab w:val="num" w:pos="720"/>
        </w:tabs>
        <w:ind w:left="720"/>
        <w:jc w:val="both"/>
        <w:rPr>
          <w:ins w:id="523" w:author="00051521" w:date="2017-06-06T19:20:00Z"/>
          <w:sz w:val="23"/>
          <w:szCs w:val="23"/>
        </w:rPr>
      </w:pPr>
      <w:ins w:id="524" w:author="00051521" w:date="2017-06-06T19:20:00Z">
        <w:r w:rsidRPr="00273852">
          <w:rPr>
            <w:sz w:val="23"/>
            <w:szCs w:val="23"/>
          </w:rPr>
          <w:t>Take shutdown of the equipment.</w:t>
        </w:r>
      </w:ins>
    </w:p>
    <w:p w14:paraId="72FCE404" w14:textId="77777777" w:rsidR="00C52B69" w:rsidRPr="00273852" w:rsidRDefault="00C52B69" w:rsidP="00C52B69">
      <w:pPr>
        <w:numPr>
          <w:ilvl w:val="0"/>
          <w:numId w:val="18"/>
        </w:numPr>
        <w:tabs>
          <w:tab w:val="clear" w:pos="360"/>
          <w:tab w:val="num" w:pos="720"/>
        </w:tabs>
        <w:ind w:left="720"/>
        <w:jc w:val="both"/>
        <w:rPr>
          <w:ins w:id="525" w:author="00051521" w:date="2017-06-06T19:20:00Z"/>
          <w:sz w:val="23"/>
          <w:szCs w:val="23"/>
        </w:rPr>
      </w:pPr>
      <w:ins w:id="526" w:author="00051521" w:date="2017-06-06T19:20:00Z">
        <w:r w:rsidRPr="00273852">
          <w:rPr>
            <w:sz w:val="23"/>
            <w:szCs w:val="23"/>
          </w:rPr>
          <w:t>Use completely sealed protective goggle for working in lime area.</w:t>
        </w:r>
      </w:ins>
    </w:p>
    <w:p w14:paraId="6AC45779" w14:textId="77777777" w:rsidR="00C52B69" w:rsidRPr="00273852" w:rsidRDefault="00C52B69" w:rsidP="00C52B69">
      <w:pPr>
        <w:numPr>
          <w:ilvl w:val="0"/>
          <w:numId w:val="18"/>
        </w:numPr>
        <w:tabs>
          <w:tab w:val="clear" w:pos="360"/>
          <w:tab w:val="num" w:pos="720"/>
        </w:tabs>
        <w:ind w:left="720"/>
        <w:jc w:val="both"/>
        <w:rPr>
          <w:ins w:id="527" w:author="00051521" w:date="2017-06-06T19:20:00Z"/>
          <w:sz w:val="23"/>
          <w:szCs w:val="23"/>
        </w:rPr>
      </w:pPr>
      <w:ins w:id="528" w:author="00051521" w:date="2017-06-06T19:20:00Z">
        <w:r w:rsidRPr="00273852">
          <w:rPr>
            <w:sz w:val="23"/>
            <w:szCs w:val="23"/>
          </w:rPr>
          <w:t xml:space="preserve">Remove all the covers </w:t>
        </w:r>
      </w:ins>
    </w:p>
    <w:p w14:paraId="095CBE10" w14:textId="77777777" w:rsidR="00C52B69" w:rsidRPr="00273852" w:rsidRDefault="00C52B69" w:rsidP="00C52B69">
      <w:pPr>
        <w:numPr>
          <w:ilvl w:val="0"/>
          <w:numId w:val="18"/>
        </w:numPr>
        <w:tabs>
          <w:tab w:val="clear" w:pos="360"/>
          <w:tab w:val="num" w:pos="720"/>
        </w:tabs>
        <w:ind w:left="720"/>
        <w:jc w:val="both"/>
        <w:rPr>
          <w:ins w:id="529" w:author="00051521" w:date="2017-06-06T19:20:00Z"/>
          <w:sz w:val="23"/>
          <w:szCs w:val="23"/>
        </w:rPr>
      </w:pPr>
      <w:ins w:id="530" w:author="00051521" w:date="2017-06-06T19:20:00Z">
        <w:r w:rsidRPr="00273852">
          <w:rPr>
            <w:sz w:val="23"/>
            <w:szCs w:val="23"/>
          </w:rPr>
          <w:t xml:space="preserve">Check </w:t>
        </w:r>
        <w:proofErr w:type="spellStart"/>
        <w:r w:rsidRPr="00273852">
          <w:rPr>
            <w:sz w:val="23"/>
            <w:szCs w:val="23"/>
          </w:rPr>
          <w:t>greese</w:t>
        </w:r>
        <w:proofErr w:type="spellEnd"/>
        <w:r w:rsidRPr="00273852">
          <w:rPr>
            <w:sz w:val="23"/>
            <w:szCs w:val="23"/>
          </w:rPr>
          <w:t xml:space="preserve"> level by removing  plug</w:t>
        </w:r>
      </w:ins>
    </w:p>
    <w:p w14:paraId="45F41E17" w14:textId="77777777" w:rsidR="00C52B69" w:rsidRPr="00273852" w:rsidRDefault="00C52B69" w:rsidP="00C52B69">
      <w:pPr>
        <w:numPr>
          <w:ilvl w:val="0"/>
          <w:numId w:val="18"/>
        </w:numPr>
        <w:tabs>
          <w:tab w:val="clear" w:pos="360"/>
          <w:tab w:val="num" w:pos="720"/>
        </w:tabs>
        <w:ind w:left="720"/>
        <w:jc w:val="both"/>
        <w:rPr>
          <w:ins w:id="531" w:author="00051521" w:date="2017-06-06T19:20:00Z"/>
          <w:sz w:val="23"/>
          <w:szCs w:val="23"/>
        </w:rPr>
      </w:pPr>
      <w:ins w:id="532" w:author="00051521" w:date="2017-06-06T19:20:00Z">
        <w:r w:rsidRPr="00273852">
          <w:rPr>
            <w:sz w:val="23"/>
            <w:szCs w:val="23"/>
          </w:rPr>
          <w:t xml:space="preserve">Check/change lime stirrer assembly by loosening collar nut, </w:t>
        </w:r>
        <w:proofErr w:type="spellStart"/>
        <w:r w:rsidRPr="00273852">
          <w:rPr>
            <w:sz w:val="23"/>
            <w:szCs w:val="23"/>
          </w:rPr>
          <w:t>ferrul</w:t>
        </w:r>
        <w:proofErr w:type="spellEnd"/>
        <w:r w:rsidRPr="00273852">
          <w:rPr>
            <w:sz w:val="23"/>
            <w:szCs w:val="23"/>
          </w:rPr>
          <w:t xml:space="preserve"> and foundation bolts</w:t>
        </w:r>
      </w:ins>
    </w:p>
    <w:p w14:paraId="41332DA0" w14:textId="77777777" w:rsidR="00C52B69" w:rsidRPr="00273852" w:rsidRDefault="00C52B69" w:rsidP="00C52B69">
      <w:pPr>
        <w:numPr>
          <w:ilvl w:val="0"/>
          <w:numId w:val="18"/>
        </w:numPr>
        <w:tabs>
          <w:tab w:val="clear" w:pos="360"/>
          <w:tab w:val="num" w:pos="720"/>
        </w:tabs>
        <w:ind w:left="720"/>
        <w:jc w:val="both"/>
        <w:rPr>
          <w:ins w:id="533" w:author="00051521" w:date="2017-06-06T19:20:00Z"/>
          <w:sz w:val="23"/>
          <w:szCs w:val="23"/>
        </w:rPr>
      </w:pPr>
      <w:ins w:id="534" w:author="00051521" w:date="2017-06-06T19:20:00Z">
        <w:r w:rsidRPr="00273852">
          <w:rPr>
            <w:sz w:val="23"/>
            <w:szCs w:val="23"/>
          </w:rPr>
          <w:t>check tightness of foundation bolts after replacement</w:t>
        </w:r>
      </w:ins>
    </w:p>
    <w:p w14:paraId="636A21B9" w14:textId="77777777" w:rsidR="00C52B69" w:rsidRPr="00273852" w:rsidRDefault="00C52B69" w:rsidP="00C52B69">
      <w:pPr>
        <w:numPr>
          <w:ilvl w:val="0"/>
          <w:numId w:val="18"/>
        </w:numPr>
        <w:tabs>
          <w:tab w:val="clear" w:pos="360"/>
          <w:tab w:val="num" w:pos="720"/>
        </w:tabs>
        <w:ind w:left="720"/>
        <w:jc w:val="both"/>
        <w:rPr>
          <w:ins w:id="535" w:author="00051521" w:date="2017-06-06T19:20:00Z"/>
          <w:sz w:val="23"/>
          <w:szCs w:val="23"/>
        </w:rPr>
      </w:pPr>
      <w:ins w:id="536" w:author="00051521" w:date="2017-06-06T19:20:00Z">
        <w:r w:rsidRPr="00273852">
          <w:rPr>
            <w:sz w:val="23"/>
            <w:szCs w:val="23"/>
          </w:rPr>
          <w:t xml:space="preserve">Put back the cover and clear the shutdown </w:t>
        </w:r>
      </w:ins>
    </w:p>
    <w:p w14:paraId="799CA4CC" w14:textId="77777777" w:rsidR="00C52B69" w:rsidRPr="00273852" w:rsidRDefault="00C52B69" w:rsidP="00C52B69">
      <w:pPr>
        <w:jc w:val="both"/>
        <w:rPr>
          <w:ins w:id="537" w:author="00051521" w:date="2017-06-06T19:20:00Z"/>
          <w:b/>
          <w:sz w:val="23"/>
          <w:szCs w:val="23"/>
        </w:rPr>
      </w:pPr>
    </w:p>
    <w:p w14:paraId="096B2A36" w14:textId="77777777" w:rsidR="00C52B69" w:rsidRPr="00273852" w:rsidRDefault="00C52B69" w:rsidP="00C52B69">
      <w:pPr>
        <w:ind w:left="360"/>
        <w:jc w:val="both"/>
        <w:rPr>
          <w:ins w:id="538" w:author="00051521" w:date="2017-06-06T19:20:00Z"/>
          <w:sz w:val="23"/>
          <w:szCs w:val="23"/>
        </w:rPr>
      </w:pPr>
      <w:ins w:id="539" w:author="00051521" w:date="2017-06-06T19:20:00Z">
        <w:r w:rsidRPr="00273852">
          <w:rPr>
            <w:b/>
            <w:sz w:val="23"/>
            <w:szCs w:val="23"/>
          </w:rPr>
          <w:t>Work No 12: Topping up of oil of fluid coupling</w:t>
        </w:r>
      </w:ins>
    </w:p>
    <w:p w14:paraId="6F3F1615" w14:textId="77777777" w:rsidR="00C52B69" w:rsidRPr="00273852" w:rsidRDefault="00C52B69" w:rsidP="00C52B69">
      <w:pPr>
        <w:ind w:left="360"/>
        <w:jc w:val="both"/>
        <w:rPr>
          <w:ins w:id="540" w:author="00051521" w:date="2017-06-06T19:20:00Z"/>
          <w:sz w:val="23"/>
          <w:szCs w:val="23"/>
        </w:rPr>
      </w:pPr>
    </w:p>
    <w:p w14:paraId="623F13DF" w14:textId="77777777" w:rsidR="00C52B69" w:rsidRPr="00273852" w:rsidRDefault="00C52B69" w:rsidP="00C52B69">
      <w:pPr>
        <w:numPr>
          <w:ilvl w:val="0"/>
          <w:numId w:val="19"/>
        </w:numPr>
        <w:tabs>
          <w:tab w:val="clear" w:pos="360"/>
          <w:tab w:val="num" w:pos="720"/>
        </w:tabs>
        <w:ind w:left="720"/>
        <w:jc w:val="both"/>
        <w:rPr>
          <w:ins w:id="541" w:author="00051521" w:date="2017-06-06T19:20:00Z"/>
          <w:sz w:val="23"/>
          <w:szCs w:val="23"/>
        </w:rPr>
      </w:pPr>
      <w:ins w:id="542" w:author="00051521" w:date="2017-06-06T19:20:00Z">
        <w:r w:rsidRPr="00273852">
          <w:rPr>
            <w:sz w:val="23"/>
            <w:szCs w:val="23"/>
          </w:rPr>
          <w:t>Take shutdown by putting LOTO lock. Keep the fluid coupling oil feeling plug at 45-degree position.</w:t>
        </w:r>
      </w:ins>
    </w:p>
    <w:p w14:paraId="28EA2FC0" w14:textId="77777777" w:rsidR="00C52B69" w:rsidRPr="00273852" w:rsidRDefault="00C52B69" w:rsidP="00C52B69">
      <w:pPr>
        <w:numPr>
          <w:ilvl w:val="0"/>
          <w:numId w:val="19"/>
        </w:numPr>
        <w:tabs>
          <w:tab w:val="clear" w:pos="360"/>
          <w:tab w:val="num" w:pos="720"/>
        </w:tabs>
        <w:ind w:left="720"/>
        <w:jc w:val="both"/>
        <w:rPr>
          <w:ins w:id="543" w:author="00051521" w:date="2017-06-06T19:20:00Z"/>
          <w:sz w:val="23"/>
          <w:szCs w:val="23"/>
        </w:rPr>
      </w:pPr>
      <w:ins w:id="544" w:author="00051521" w:date="2017-06-06T19:20:00Z">
        <w:r w:rsidRPr="00273852">
          <w:rPr>
            <w:sz w:val="23"/>
            <w:szCs w:val="23"/>
          </w:rPr>
          <w:t xml:space="preserve">Remove the coupling guard. </w:t>
        </w:r>
      </w:ins>
    </w:p>
    <w:p w14:paraId="3B369525" w14:textId="77777777" w:rsidR="00C52B69" w:rsidRPr="00273852" w:rsidRDefault="00C52B69" w:rsidP="00C52B69">
      <w:pPr>
        <w:numPr>
          <w:ilvl w:val="0"/>
          <w:numId w:val="19"/>
        </w:numPr>
        <w:tabs>
          <w:tab w:val="clear" w:pos="360"/>
          <w:tab w:val="num" w:pos="720"/>
        </w:tabs>
        <w:ind w:left="720"/>
        <w:jc w:val="both"/>
        <w:rPr>
          <w:ins w:id="545" w:author="00051521" w:date="2017-06-06T19:20:00Z"/>
          <w:sz w:val="23"/>
          <w:szCs w:val="23"/>
        </w:rPr>
      </w:pPr>
      <w:ins w:id="546" w:author="00051521" w:date="2017-06-06T19:20:00Z">
        <w:r w:rsidRPr="00273852">
          <w:rPr>
            <w:sz w:val="23"/>
            <w:szCs w:val="23"/>
          </w:rPr>
          <w:t>Check the level of the oil in fluid coupling.</w:t>
        </w:r>
      </w:ins>
    </w:p>
    <w:p w14:paraId="38046F5A" w14:textId="77777777" w:rsidR="00C52B69" w:rsidRPr="00273852" w:rsidRDefault="00C52B69" w:rsidP="00C52B69">
      <w:pPr>
        <w:numPr>
          <w:ilvl w:val="0"/>
          <w:numId w:val="19"/>
        </w:numPr>
        <w:tabs>
          <w:tab w:val="clear" w:pos="360"/>
          <w:tab w:val="num" w:pos="720"/>
        </w:tabs>
        <w:ind w:left="720"/>
        <w:jc w:val="both"/>
        <w:rPr>
          <w:ins w:id="547" w:author="00051521" w:date="2017-06-06T19:20:00Z"/>
          <w:sz w:val="23"/>
          <w:szCs w:val="23"/>
        </w:rPr>
      </w:pPr>
      <w:ins w:id="548" w:author="00051521" w:date="2017-06-06T19:20:00Z">
        <w:r w:rsidRPr="00273852">
          <w:rPr>
            <w:sz w:val="23"/>
            <w:szCs w:val="23"/>
          </w:rPr>
          <w:t xml:space="preserve">If found less by tilting the plughole downward, top up with </w:t>
        </w:r>
        <w:proofErr w:type="spellStart"/>
        <w:r w:rsidRPr="00273852">
          <w:rPr>
            <w:sz w:val="23"/>
            <w:szCs w:val="23"/>
          </w:rPr>
          <w:t>Enklo</w:t>
        </w:r>
        <w:proofErr w:type="spellEnd"/>
        <w:r w:rsidRPr="00273852">
          <w:rPr>
            <w:sz w:val="23"/>
            <w:szCs w:val="23"/>
          </w:rPr>
          <w:t xml:space="preserve"> 68 oil.</w:t>
        </w:r>
      </w:ins>
    </w:p>
    <w:p w14:paraId="1D30B167" w14:textId="77777777" w:rsidR="00C52B69" w:rsidRPr="00273852" w:rsidRDefault="00C52B69" w:rsidP="00C52B69">
      <w:pPr>
        <w:numPr>
          <w:ilvl w:val="0"/>
          <w:numId w:val="19"/>
        </w:numPr>
        <w:tabs>
          <w:tab w:val="clear" w:pos="360"/>
          <w:tab w:val="num" w:pos="720"/>
        </w:tabs>
        <w:ind w:left="720"/>
        <w:jc w:val="both"/>
        <w:rPr>
          <w:ins w:id="549" w:author="00051521" w:date="2017-06-06T19:20:00Z"/>
          <w:sz w:val="23"/>
          <w:szCs w:val="23"/>
        </w:rPr>
      </w:pPr>
      <w:ins w:id="550" w:author="00051521" w:date="2017-06-06T19:20:00Z">
        <w:r w:rsidRPr="00273852">
          <w:rPr>
            <w:sz w:val="23"/>
            <w:szCs w:val="23"/>
          </w:rPr>
          <w:t>Put back the oil plug and ensure it is tightened properly.</w:t>
        </w:r>
      </w:ins>
    </w:p>
    <w:p w14:paraId="701290DC" w14:textId="77777777" w:rsidR="00C52B69" w:rsidRPr="00273852" w:rsidRDefault="00C52B69" w:rsidP="00C52B69">
      <w:pPr>
        <w:numPr>
          <w:ilvl w:val="0"/>
          <w:numId w:val="19"/>
        </w:numPr>
        <w:tabs>
          <w:tab w:val="clear" w:pos="360"/>
          <w:tab w:val="num" w:pos="720"/>
        </w:tabs>
        <w:ind w:left="720"/>
        <w:jc w:val="both"/>
        <w:rPr>
          <w:ins w:id="551" w:author="00051521" w:date="2017-06-06T19:20:00Z"/>
          <w:sz w:val="23"/>
          <w:szCs w:val="23"/>
        </w:rPr>
      </w:pPr>
      <w:ins w:id="552" w:author="00051521" w:date="2017-06-06T19:20:00Z">
        <w:r w:rsidRPr="00273852">
          <w:rPr>
            <w:sz w:val="23"/>
            <w:szCs w:val="23"/>
          </w:rPr>
          <w:t>Put back the coupling guard. Remove the LOTO lock and take trials.</w:t>
        </w:r>
      </w:ins>
    </w:p>
    <w:p w14:paraId="134C3CF7" w14:textId="77777777" w:rsidR="00C52B69" w:rsidRPr="00273852" w:rsidRDefault="00C52B69" w:rsidP="00C52B69">
      <w:pPr>
        <w:jc w:val="both"/>
        <w:rPr>
          <w:ins w:id="553" w:author="00051521" w:date="2017-06-06T19:20:00Z"/>
          <w:sz w:val="23"/>
          <w:szCs w:val="23"/>
        </w:rPr>
      </w:pPr>
    </w:p>
    <w:p w14:paraId="6ECB78B7" w14:textId="77777777" w:rsidR="00C52B69" w:rsidRPr="00273852" w:rsidRDefault="00C52B69" w:rsidP="00C52B69">
      <w:pPr>
        <w:jc w:val="both"/>
        <w:rPr>
          <w:ins w:id="554" w:author="00051521" w:date="2017-06-06T19:20:00Z"/>
          <w:sz w:val="23"/>
          <w:szCs w:val="23"/>
        </w:rPr>
      </w:pPr>
    </w:p>
    <w:p w14:paraId="0EE2EC09" w14:textId="77777777" w:rsidR="00C52B69" w:rsidRPr="00273852" w:rsidRDefault="00C52B69" w:rsidP="00C52B69">
      <w:pPr>
        <w:numPr>
          <w:ilvl w:val="0"/>
          <w:numId w:val="8"/>
        </w:numPr>
        <w:jc w:val="both"/>
        <w:rPr>
          <w:ins w:id="555" w:author="00051521" w:date="2017-06-06T19:20:00Z"/>
          <w:b/>
          <w:sz w:val="23"/>
          <w:szCs w:val="23"/>
        </w:rPr>
      </w:pPr>
      <w:ins w:id="556" w:author="00051521" w:date="2017-06-06T19:20:00Z">
        <w:r w:rsidRPr="00273852">
          <w:rPr>
            <w:b/>
            <w:sz w:val="23"/>
            <w:szCs w:val="23"/>
          </w:rPr>
          <w:t>Work No 13: Maintenance of swiveling launder cranes</w:t>
        </w:r>
      </w:ins>
    </w:p>
    <w:p w14:paraId="3285C9F2" w14:textId="77777777" w:rsidR="00C52B69" w:rsidRPr="00273852" w:rsidRDefault="00C52B69" w:rsidP="00C52B69">
      <w:pPr>
        <w:jc w:val="both"/>
        <w:rPr>
          <w:ins w:id="557" w:author="00051521" w:date="2017-06-06T19:20:00Z"/>
          <w:sz w:val="23"/>
          <w:szCs w:val="23"/>
        </w:rPr>
      </w:pPr>
    </w:p>
    <w:p w14:paraId="51A116FD" w14:textId="77777777" w:rsidR="00C52B69" w:rsidRPr="00273852" w:rsidRDefault="00C52B69" w:rsidP="00C52B69">
      <w:pPr>
        <w:numPr>
          <w:ilvl w:val="0"/>
          <w:numId w:val="26"/>
        </w:numPr>
        <w:jc w:val="both"/>
        <w:rPr>
          <w:ins w:id="558" w:author="00051521" w:date="2017-06-06T19:20:00Z"/>
          <w:sz w:val="23"/>
          <w:szCs w:val="23"/>
        </w:rPr>
      </w:pPr>
      <w:ins w:id="559" w:author="00051521" w:date="2017-06-06T19:20:00Z">
        <w:r w:rsidRPr="00273852">
          <w:rPr>
            <w:sz w:val="23"/>
            <w:szCs w:val="23"/>
          </w:rPr>
          <w:t>Take shutdown of swiveling launder crane and take work permit from Production Department.</w:t>
        </w:r>
      </w:ins>
    </w:p>
    <w:p w14:paraId="2BFBCC17" w14:textId="77777777" w:rsidR="00C52B69" w:rsidRPr="00273852" w:rsidRDefault="00C52B69" w:rsidP="00C52B69">
      <w:pPr>
        <w:numPr>
          <w:ilvl w:val="0"/>
          <w:numId w:val="26"/>
        </w:numPr>
        <w:jc w:val="both"/>
        <w:rPr>
          <w:ins w:id="560" w:author="00051521" w:date="2017-06-06T19:20:00Z"/>
          <w:sz w:val="23"/>
          <w:szCs w:val="23"/>
        </w:rPr>
      </w:pPr>
      <w:ins w:id="561" w:author="00051521" w:date="2017-06-06T19:20:00Z">
        <w:r w:rsidRPr="00273852">
          <w:rPr>
            <w:sz w:val="23"/>
            <w:szCs w:val="23"/>
          </w:rPr>
          <w:t>Use aluminum ladder to climb on the working platform. Lock the ladder properly by tying with rope or by keeping a person to hold. Use safety belt while working at height.</w:t>
        </w:r>
      </w:ins>
    </w:p>
    <w:p w14:paraId="75D16292" w14:textId="77777777" w:rsidR="00C52B69" w:rsidRPr="00273852" w:rsidRDefault="00C52B69" w:rsidP="00C52B69">
      <w:pPr>
        <w:numPr>
          <w:ilvl w:val="0"/>
          <w:numId w:val="26"/>
        </w:numPr>
        <w:jc w:val="both"/>
        <w:rPr>
          <w:ins w:id="562" w:author="00051521" w:date="2017-06-06T19:20:00Z"/>
          <w:sz w:val="23"/>
          <w:szCs w:val="23"/>
        </w:rPr>
      </w:pPr>
      <w:ins w:id="563" w:author="00051521" w:date="2017-06-06T19:20:00Z">
        <w:r w:rsidRPr="00273852">
          <w:rPr>
            <w:sz w:val="23"/>
            <w:szCs w:val="23"/>
          </w:rPr>
          <w:lastRenderedPageBreak/>
          <w:t xml:space="preserve">Check wire rope condition, hook and pulley condition. If wire rope strands have come out or wire rope is cut/damaged or kinked, replace it immediately. Do ensure that wire rope is lubricated with </w:t>
        </w:r>
        <w:proofErr w:type="spellStart"/>
        <w:r w:rsidRPr="00273852">
          <w:rPr>
            <w:sz w:val="23"/>
            <w:szCs w:val="23"/>
          </w:rPr>
          <w:t>cardium</w:t>
        </w:r>
        <w:proofErr w:type="spellEnd"/>
        <w:r w:rsidRPr="00273852">
          <w:rPr>
            <w:sz w:val="23"/>
            <w:szCs w:val="23"/>
          </w:rPr>
          <w:t xml:space="preserve"> compound. </w:t>
        </w:r>
      </w:ins>
    </w:p>
    <w:p w14:paraId="7CBF8188" w14:textId="77777777" w:rsidR="00C52B69" w:rsidRPr="00273852" w:rsidRDefault="00C52B69" w:rsidP="00C52B69">
      <w:pPr>
        <w:numPr>
          <w:ilvl w:val="0"/>
          <w:numId w:val="26"/>
        </w:numPr>
        <w:jc w:val="both"/>
        <w:rPr>
          <w:ins w:id="564" w:author="00051521" w:date="2017-06-06T19:20:00Z"/>
          <w:sz w:val="23"/>
          <w:szCs w:val="23"/>
        </w:rPr>
      </w:pPr>
      <w:ins w:id="565" w:author="00051521" w:date="2017-06-06T19:20:00Z">
        <w:r w:rsidRPr="00273852">
          <w:rPr>
            <w:sz w:val="23"/>
            <w:szCs w:val="23"/>
          </w:rPr>
          <w:t>Also check the swiveling gear and motor foundation bolts and change if required. All bolts should be put by fixing from top with plain washers, spring washers &amp; double nuts. Full welding of plate has to be ensured. 12mm wire rope sling arrangement has to be done to assembly &amp; structure for additional safety.</w:t>
        </w:r>
      </w:ins>
    </w:p>
    <w:p w14:paraId="59D94068" w14:textId="77777777" w:rsidR="00C52B69" w:rsidRPr="00273852" w:rsidRDefault="00C52B69" w:rsidP="00C52B69">
      <w:pPr>
        <w:numPr>
          <w:ilvl w:val="0"/>
          <w:numId w:val="26"/>
        </w:numPr>
        <w:jc w:val="both"/>
        <w:rPr>
          <w:ins w:id="566" w:author="00051521" w:date="2017-06-06T19:20:00Z"/>
          <w:sz w:val="23"/>
          <w:szCs w:val="23"/>
        </w:rPr>
      </w:pPr>
      <w:ins w:id="567" w:author="00051521" w:date="2017-06-06T19:20:00Z">
        <w:r w:rsidRPr="00273852">
          <w:rPr>
            <w:sz w:val="23"/>
            <w:szCs w:val="23"/>
          </w:rPr>
          <w:t>Check the meshing of drive sprocket with the pin.</w:t>
        </w:r>
      </w:ins>
    </w:p>
    <w:p w14:paraId="7E88B550" w14:textId="77777777" w:rsidR="00C52B69" w:rsidRPr="00273852" w:rsidRDefault="00C52B69" w:rsidP="00C52B69">
      <w:pPr>
        <w:numPr>
          <w:ilvl w:val="0"/>
          <w:numId w:val="26"/>
        </w:numPr>
        <w:jc w:val="both"/>
        <w:rPr>
          <w:ins w:id="568" w:author="00051521" w:date="2017-06-06T19:20:00Z"/>
          <w:sz w:val="23"/>
          <w:szCs w:val="23"/>
        </w:rPr>
      </w:pPr>
      <w:ins w:id="569" w:author="00051521" w:date="2017-06-06T19:20:00Z">
        <w:r w:rsidRPr="00273852">
          <w:rPr>
            <w:sz w:val="23"/>
            <w:szCs w:val="23"/>
          </w:rPr>
          <w:t>Lubricate the gearbox for swiveling arrangement.</w:t>
        </w:r>
      </w:ins>
    </w:p>
    <w:p w14:paraId="5DA0AE9A" w14:textId="77777777" w:rsidR="00C52B69" w:rsidRPr="00273852" w:rsidRDefault="00C52B69" w:rsidP="00C52B69">
      <w:pPr>
        <w:numPr>
          <w:ilvl w:val="0"/>
          <w:numId w:val="26"/>
        </w:numPr>
        <w:jc w:val="both"/>
        <w:rPr>
          <w:ins w:id="570" w:author="00051521" w:date="2017-06-06T19:20:00Z"/>
          <w:sz w:val="23"/>
          <w:szCs w:val="23"/>
        </w:rPr>
      </w:pPr>
      <w:ins w:id="571" w:author="00051521" w:date="2017-06-06T19:20:00Z">
        <w:r w:rsidRPr="00273852">
          <w:rPr>
            <w:sz w:val="23"/>
            <w:szCs w:val="23"/>
          </w:rPr>
          <w:t>Lubricate the gearbox for hoisting arrangement. Ensure  the end stopper tightness for the long travel movement</w:t>
        </w:r>
      </w:ins>
    </w:p>
    <w:p w14:paraId="7857438D" w14:textId="77777777" w:rsidR="00C52B69" w:rsidRPr="00273852" w:rsidRDefault="00C52B69" w:rsidP="00C52B69">
      <w:pPr>
        <w:numPr>
          <w:ilvl w:val="0"/>
          <w:numId w:val="26"/>
        </w:numPr>
        <w:jc w:val="both"/>
        <w:rPr>
          <w:ins w:id="572" w:author="00051521" w:date="2017-06-06T19:20:00Z"/>
          <w:sz w:val="23"/>
          <w:szCs w:val="23"/>
        </w:rPr>
      </w:pPr>
      <w:ins w:id="573" w:author="00051521" w:date="2017-06-06T19:20:00Z">
        <w:r w:rsidRPr="00273852">
          <w:rPr>
            <w:sz w:val="23"/>
            <w:szCs w:val="23"/>
          </w:rPr>
          <w:t>Inspect wheel clearance on the flange of beam for proper holding of hoist. Inspect the wheel nut for tightness and ensure that lock nut is present and it is tightened properly to avoid loosening and fall of lock nut on ground.</w:t>
        </w:r>
      </w:ins>
    </w:p>
    <w:p w14:paraId="46C770DB" w14:textId="77777777" w:rsidR="00C52B69" w:rsidRPr="00273852" w:rsidRDefault="00C52B69" w:rsidP="00C52B69">
      <w:pPr>
        <w:numPr>
          <w:ilvl w:val="0"/>
          <w:numId w:val="26"/>
        </w:numPr>
        <w:jc w:val="both"/>
        <w:rPr>
          <w:ins w:id="574" w:author="00051521" w:date="2017-06-06T19:20:00Z"/>
          <w:sz w:val="23"/>
          <w:szCs w:val="23"/>
        </w:rPr>
      </w:pPr>
      <w:ins w:id="575" w:author="00051521" w:date="2017-06-06T19:20:00Z">
        <w:r w:rsidRPr="00273852">
          <w:rPr>
            <w:sz w:val="23"/>
            <w:szCs w:val="23"/>
          </w:rPr>
          <w:t>Inspect flange thickness and wheel for wear out.</w:t>
        </w:r>
      </w:ins>
    </w:p>
    <w:p w14:paraId="6C416C7B" w14:textId="77777777" w:rsidR="00C52B69" w:rsidRPr="00273852" w:rsidRDefault="00C52B69" w:rsidP="00C52B69">
      <w:pPr>
        <w:numPr>
          <w:ilvl w:val="0"/>
          <w:numId w:val="26"/>
        </w:numPr>
        <w:jc w:val="both"/>
        <w:rPr>
          <w:ins w:id="576" w:author="00051521" w:date="2017-06-06T19:20:00Z"/>
          <w:sz w:val="23"/>
          <w:szCs w:val="23"/>
        </w:rPr>
      </w:pPr>
      <w:ins w:id="577" w:author="00051521" w:date="2017-06-06T19:20:00Z">
        <w:r w:rsidRPr="00273852">
          <w:rPr>
            <w:sz w:val="23"/>
            <w:szCs w:val="23"/>
          </w:rPr>
          <w:t>Inspect holding bracket of hoist assembly for corrosion, damage, bend, deflection etc.</w:t>
        </w:r>
      </w:ins>
    </w:p>
    <w:p w14:paraId="24EB8C3E" w14:textId="77777777" w:rsidR="00C52B69" w:rsidRPr="00273852" w:rsidRDefault="00C52B69" w:rsidP="00C52B69">
      <w:pPr>
        <w:numPr>
          <w:ilvl w:val="0"/>
          <w:numId w:val="26"/>
        </w:numPr>
        <w:jc w:val="both"/>
        <w:rPr>
          <w:ins w:id="578" w:author="00051521" w:date="2017-06-06T19:20:00Z"/>
          <w:sz w:val="23"/>
          <w:szCs w:val="23"/>
        </w:rPr>
      </w:pPr>
      <w:ins w:id="579" w:author="00051521" w:date="2017-06-06T19:20:00Z">
        <w:r w:rsidRPr="00273852">
          <w:rPr>
            <w:sz w:val="23"/>
            <w:szCs w:val="23"/>
          </w:rPr>
          <w:t xml:space="preserve">Use hydra / tested chain pulley block for erection and dismantling of hoist assembly by taking out end stopper </w:t>
        </w:r>
      </w:ins>
    </w:p>
    <w:p w14:paraId="7B6FED2D" w14:textId="77777777" w:rsidR="00C52B69" w:rsidRPr="00273852" w:rsidRDefault="00C52B69" w:rsidP="00C52B69">
      <w:pPr>
        <w:numPr>
          <w:ilvl w:val="0"/>
          <w:numId w:val="26"/>
        </w:numPr>
        <w:jc w:val="both"/>
        <w:rPr>
          <w:ins w:id="580" w:author="00051521" w:date="2017-06-06T19:20:00Z"/>
          <w:sz w:val="23"/>
          <w:szCs w:val="23"/>
        </w:rPr>
      </w:pPr>
      <w:ins w:id="581" w:author="00051521" w:date="2017-06-06T19:20:00Z">
        <w:r w:rsidRPr="00273852">
          <w:rPr>
            <w:sz w:val="23"/>
            <w:szCs w:val="23"/>
          </w:rPr>
          <w:t>Follow WI/</w:t>
        </w:r>
        <w:proofErr w:type="spellStart"/>
        <w:r w:rsidRPr="00273852">
          <w:rPr>
            <w:sz w:val="23"/>
            <w:szCs w:val="23"/>
          </w:rPr>
          <w:t>maint</w:t>
        </w:r>
        <w:proofErr w:type="spellEnd"/>
        <w:r w:rsidRPr="00273852">
          <w:rPr>
            <w:sz w:val="23"/>
            <w:szCs w:val="23"/>
          </w:rPr>
          <w:t>/12 for material handling and SP44</w:t>
        </w:r>
      </w:ins>
    </w:p>
    <w:p w14:paraId="0FEAE291" w14:textId="77777777" w:rsidR="00C52B69" w:rsidRPr="00273852" w:rsidRDefault="00C52B69" w:rsidP="00C52B69">
      <w:pPr>
        <w:numPr>
          <w:ilvl w:val="0"/>
          <w:numId w:val="26"/>
        </w:numPr>
        <w:jc w:val="both"/>
        <w:rPr>
          <w:ins w:id="582" w:author="00051521" w:date="2017-06-06T19:20:00Z"/>
          <w:sz w:val="23"/>
          <w:szCs w:val="23"/>
        </w:rPr>
      </w:pPr>
      <w:ins w:id="583" w:author="00051521" w:date="2017-06-06T19:20:00Z">
        <w:r w:rsidRPr="00273852">
          <w:rPr>
            <w:sz w:val="23"/>
            <w:szCs w:val="23"/>
          </w:rPr>
          <w:t>Clear the shutdown, take trial and check for any abnormality. Rectify if required and clear the work permit and handover to operation.</w:t>
        </w:r>
      </w:ins>
    </w:p>
    <w:p w14:paraId="41029B09" w14:textId="77777777" w:rsidR="00C52B69" w:rsidRPr="00273852" w:rsidRDefault="00C52B69" w:rsidP="00C52B69">
      <w:pPr>
        <w:jc w:val="both"/>
        <w:rPr>
          <w:ins w:id="584" w:author="00051521" w:date="2017-06-06T19:20:00Z"/>
          <w:sz w:val="23"/>
          <w:szCs w:val="23"/>
        </w:rPr>
      </w:pPr>
    </w:p>
    <w:p w14:paraId="1C027141" w14:textId="77777777" w:rsidR="00C52B69" w:rsidRPr="00273852" w:rsidRDefault="00C52B69" w:rsidP="00C52B69">
      <w:pPr>
        <w:jc w:val="both"/>
        <w:rPr>
          <w:ins w:id="585" w:author="00051521" w:date="2017-06-06T19:20:00Z"/>
          <w:sz w:val="23"/>
          <w:szCs w:val="23"/>
        </w:rPr>
      </w:pPr>
    </w:p>
    <w:p w14:paraId="24BF7AF2" w14:textId="77777777" w:rsidR="00C52B69" w:rsidRPr="00273852" w:rsidRDefault="00C52B69" w:rsidP="00C52B69">
      <w:pPr>
        <w:numPr>
          <w:ilvl w:val="0"/>
          <w:numId w:val="8"/>
        </w:numPr>
        <w:jc w:val="both"/>
        <w:rPr>
          <w:ins w:id="586" w:author="00051521" w:date="2017-06-06T19:20:00Z"/>
          <w:b/>
          <w:sz w:val="23"/>
          <w:szCs w:val="23"/>
        </w:rPr>
      </w:pPr>
      <w:ins w:id="587" w:author="00051521" w:date="2017-06-06T19:20:00Z">
        <w:r w:rsidRPr="00273852">
          <w:rPr>
            <w:b/>
            <w:sz w:val="23"/>
            <w:szCs w:val="23"/>
          </w:rPr>
          <w:t>Work No 14: PCM 4 modification for direct loading of pigs in trucks</w:t>
        </w:r>
      </w:ins>
    </w:p>
    <w:p w14:paraId="60DC4F75" w14:textId="77777777" w:rsidR="00C52B69" w:rsidRPr="00273852" w:rsidRDefault="00C52B69" w:rsidP="00C52B69">
      <w:pPr>
        <w:jc w:val="both"/>
        <w:rPr>
          <w:ins w:id="588" w:author="00051521" w:date="2017-06-06T19:20:00Z"/>
          <w:sz w:val="23"/>
          <w:szCs w:val="23"/>
        </w:rPr>
      </w:pPr>
    </w:p>
    <w:p w14:paraId="7EE12885" w14:textId="77777777" w:rsidR="00C52B69" w:rsidRPr="00273852" w:rsidRDefault="00C52B69" w:rsidP="00C52B69">
      <w:pPr>
        <w:numPr>
          <w:ilvl w:val="0"/>
          <w:numId w:val="29"/>
        </w:numPr>
        <w:jc w:val="both"/>
        <w:rPr>
          <w:ins w:id="589" w:author="00051521" w:date="2017-06-06T19:20:00Z"/>
          <w:sz w:val="23"/>
          <w:szCs w:val="23"/>
        </w:rPr>
      </w:pPr>
      <w:ins w:id="590" w:author="00051521" w:date="2017-06-06T19:20:00Z">
        <w:r w:rsidRPr="00273852">
          <w:rPr>
            <w:sz w:val="23"/>
            <w:szCs w:val="23"/>
          </w:rPr>
          <w:t>Take work permit from shift superintendent.</w:t>
        </w:r>
      </w:ins>
    </w:p>
    <w:p w14:paraId="1EDC8189" w14:textId="77777777" w:rsidR="00C52B69" w:rsidRPr="00273852" w:rsidRDefault="00C52B69" w:rsidP="00C52B69">
      <w:pPr>
        <w:numPr>
          <w:ilvl w:val="0"/>
          <w:numId w:val="29"/>
        </w:numPr>
        <w:jc w:val="both"/>
        <w:rPr>
          <w:ins w:id="591" w:author="00051521" w:date="2017-06-06T19:20:00Z"/>
          <w:sz w:val="23"/>
          <w:szCs w:val="23"/>
        </w:rPr>
      </w:pPr>
      <w:ins w:id="592" w:author="00051521" w:date="2017-06-06T19:20:00Z">
        <w:r w:rsidRPr="00273852">
          <w:rPr>
            <w:sz w:val="23"/>
            <w:szCs w:val="23"/>
          </w:rPr>
          <w:t xml:space="preserve">Take electrical shutdown of PCM by putting off isolator and locking with padlock (LOTO). Proper electrical shutdown has to be taken during major jobs other </w:t>
        </w:r>
        <w:proofErr w:type="spellStart"/>
        <w:r w:rsidRPr="00273852">
          <w:rPr>
            <w:sz w:val="23"/>
            <w:szCs w:val="23"/>
          </w:rPr>
          <w:t>thanlink</w:t>
        </w:r>
        <w:proofErr w:type="spellEnd"/>
        <w:r w:rsidRPr="00273852">
          <w:rPr>
            <w:sz w:val="23"/>
            <w:szCs w:val="23"/>
          </w:rPr>
          <w:t xml:space="preserve"> and </w:t>
        </w:r>
        <w:proofErr w:type="spellStart"/>
        <w:r w:rsidRPr="00273852">
          <w:rPr>
            <w:sz w:val="23"/>
            <w:szCs w:val="23"/>
          </w:rPr>
          <w:t>mould</w:t>
        </w:r>
        <w:proofErr w:type="spellEnd"/>
        <w:r w:rsidRPr="00273852">
          <w:rPr>
            <w:sz w:val="23"/>
            <w:szCs w:val="23"/>
          </w:rPr>
          <w:t xml:space="preserve"> changing</w:t>
        </w:r>
      </w:ins>
    </w:p>
    <w:p w14:paraId="0C622B21" w14:textId="77777777" w:rsidR="00C52B69" w:rsidRPr="00273852" w:rsidRDefault="00C52B69" w:rsidP="00C52B69">
      <w:pPr>
        <w:numPr>
          <w:ilvl w:val="0"/>
          <w:numId w:val="29"/>
        </w:numPr>
        <w:jc w:val="both"/>
        <w:rPr>
          <w:ins w:id="593" w:author="00051521" w:date="2017-06-06T19:20:00Z"/>
          <w:sz w:val="23"/>
          <w:szCs w:val="23"/>
        </w:rPr>
      </w:pPr>
      <w:ins w:id="594" w:author="00051521" w:date="2017-06-06T19:20:00Z">
        <w:r w:rsidRPr="00273852">
          <w:rPr>
            <w:sz w:val="23"/>
            <w:szCs w:val="23"/>
          </w:rPr>
          <w:t xml:space="preserve">Dismantle the pig discharge chutes– 2 </w:t>
        </w:r>
        <w:proofErr w:type="spellStart"/>
        <w:r w:rsidRPr="00273852">
          <w:rPr>
            <w:sz w:val="23"/>
            <w:szCs w:val="23"/>
          </w:rPr>
          <w:t>nos</w:t>
        </w:r>
        <w:proofErr w:type="spellEnd"/>
        <w:r w:rsidRPr="00273852">
          <w:rPr>
            <w:sz w:val="23"/>
            <w:szCs w:val="23"/>
          </w:rPr>
          <w:t xml:space="preserve"> with the help of hydra. Follow procedure WI/MAINT/94 for dismantling of chutes.</w:t>
        </w:r>
      </w:ins>
    </w:p>
    <w:p w14:paraId="2D1D59F8" w14:textId="77777777" w:rsidR="00C52B69" w:rsidRPr="00273852" w:rsidRDefault="00C52B69" w:rsidP="00C52B69">
      <w:pPr>
        <w:numPr>
          <w:ilvl w:val="0"/>
          <w:numId w:val="29"/>
        </w:numPr>
        <w:jc w:val="both"/>
        <w:rPr>
          <w:ins w:id="595" w:author="00051521" w:date="2017-06-06T19:20:00Z"/>
          <w:sz w:val="23"/>
          <w:szCs w:val="23"/>
        </w:rPr>
      </w:pPr>
      <w:ins w:id="596" w:author="00051521" w:date="2017-06-06T19:20:00Z">
        <w:r w:rsidRPr="00273852">
          <w:rPr>
            <w:sz w:val="23"/>
            <w:szCs w:val="23"/>
          </w:rPr>
          <w:t>Barricade the PCM 4 discharge end side with pipes by keeping 4 meters space from the river side columns of 25/12T crane shed. This is to ensure smooth movement of 25/12 T crane when civil/structural jobs are in progress.</w:t>
        </w:r>
      </w:ins>
    </w:p>
    <w:p w14:paraId="5A1155C9" w14:textId="77777777" w:rsidR="00C52B69" w:rsidRPr="00273852" w:rsidRDefault="00C52B69" w:rsidP="00C52B69">
      <w:pPr>
        <w:numPr>
          <w:ilvl w:val="0"/>
          <w:numId w:val="29"/>
        </w:numPr>
        <w:jc w:val="both"/>
        <w:rPr>
          <w:ins w:id="597" w:author="00051521" w:date="2017-06-06T19:20:00Z"/>
          <w:sz w:val="23"/>
          <w:szCs w:val="23"/>
        </w:rPr>
      </w:pPr>
      <w:ins w:id="598" w:author="00051521" w:date="2017-06-06T19:20:00Z">
        <w:r w:rsidRPr="00273852">
          <w:rPr>
            <w:sz w:val="23"/>
            <w:szCs w:val="23"/>
          </w:rPr>
          <w:t>Do ensure that all people working in the discharge end wear eye protection safety goggles to prevent metal chips from falling in eyes when PCM 3 is in operation.</w:t>
        </w:r>
      </w:ins>
    </w:p>
    <w:p w14:paraId="6614DFED" w14:textId="77777777" w:rsidR="00C52B69" w:rsidRPr="00273852" w:rsidRDefault="00C52B69" w:rsidP="00C52B69">
      <w:pPr>
        <w:numPr>
          <w:ilvl w:val="0"/>
          <w:numId w:val="29"/>
        </w:numPr>
        <w:jc w:val="both"/>
        <w:rPr>
          <w:ins w:id="599" w:author="00051521" w:date="2017-06-06T19:20:00Z"/>
          <w:sz w:val="23"/>
          <w:szCs w:val="23"/>
        </w:rPr>
      </w:pPr>
      <w:ins w:id="600" w:author="00051521" w:date="2017-06-06T19:20:00Z">
        <w:r w:rsidRPr="00273852">
          <w:rPr>
            <w:sz w:val="23"/>
            <w:szCs w:val="23"/>
          </w:rPr>
          <w:t>Position the JCB near ladle transfer car rail stopper near PCM 4 discharge end and start the civil jobs. For all civil jobs follow procedure WI/MAINT/22.</w:t>
        </w:r>
      </w:ins>
    </w:p>
    <w:p w14:paraId="49DF741E" w14:textId="77777777" w:rsidR="00C52B69" w:rsidRPr="00273852" w:rsidRDefault="00C52B69" w:rsidP="00C52B69">
      <w:pPr>
        <w:numPr>
          <w:ilvl w:val="0"/>
          <w:numId w:val="29"/>
        </w:numPr>
        <w:jc w:val="both"/>
        <w:rPr>
          <w:ins w:id="601" w:author="00051521" w:date="2017-06-06T19:20:00Z"/>
          <w:sz w:val="23"/>
          <w:szCs w:val="23"/>
        </w:rPr>
      </w:pPr>
      <w:ins w:id="602" w:author="00051521" w:date="2017-06-06T19:20:00Z">
        <w:r w:rsidRPr="00273852">
          <w:rPr>
            <w:sz w:val="23"/>
            <w:szCs w:val="23"/>
          </w:rPr>
          <w:t>Do ensure that no structural jobs are done at PCM head end when civil jobs are in progress to avoid fall of material on persons working at discharge end.</w:t>
        </w:r>
      </w:ins>
    </w:p>
    <w:p w14:paraId="1C7687C1" w14:textId="77777777" w:rsidR="00C52B69" w:rsidRPr="00273852" w:rsidRDefault="00C52B69" w:rsidP="00C52B69">
      <w:pPr>
        <w:numPr>
          <w:ilvl w:val="0"/>
          <w:numId w:val="29"/>
        </w:numPr>
        <w:jc w:val="both"/>
        <w:rPr>
          <w:ins w:id="603" w:author="00051521" w:date="2017-06-06T19:20:00Z"/>
          <w:sz w:val="23"/>
          <w:szCs w:val="23"/>
        </w:rPr>
      </w:pPr>
      <w:ins w:id="604" w:author="00051521" w:date="2017-06-06T19:20:00Z">
        <w:r w:rsidRPr="00273852">
          <w:rPr>
            <w:sz w:val="23"/>
            <w:szCs w:val="23"/>
          </w:rPr>
          <w:t>When civil jobs are completed, start the dismantling of PCM head end sprocket after removing the chain links. Follow WI/MAINT/10(Work No. 4) for sprocket dismantling.</w:t>
        </w:r>
      </w:ins>
    </w:p>
    <w:p w14:paraId="0A42BD53" w14:textId="77777777" w:rsidR="00C52B69" w:rsidRPr="00273852" w:rsidRDefault="00C52B69" w:rsidP="00C52B69">
      <w:pPr>
        <w:numPr>
          <w:ilvl w:val="0"/>
          <w:numId w:val="29"/>
        </w:numPr>
        <w:jc w:val="both"/>
        <w:rPr>
          <w:ins w:id="605" w:author="00051521" w:date="2017-06-06T19:20:00Z"/>
          <w:sz w:val="23"/>
          <w:szCs w:val="23"/>
        </w:rPr>
      </w:pPr>
      <w:ins w:id="606" w:author="00051521" w:date="2017-06-06T19:20:00Z">
        <w:r w:rsidRPr="00273852">
          <w:rPr>
            <w:sz w:val="23"/>
            <w:szCs w:val="23"/>
          </w:rPr>
          <w:t xml:space="preserve">Dismantle the hammer assembly, hammer mounting structure, gearbox, motor, gearbox frame, discharge end shed roof sheets, </w:t>
        </w:r>
        <w:proofErr w:type="spellStart"/>
        <w:proofErr w:type="gramStart"/>
        <w:r w:rsidRPr="00273852">
          <w:rPr>
            <w:sz w:val="23"/>
            <w:szCs w:val="23"/>
          </w:rPr>
          <w:t>purlins,etc</w:t>
        </w:r>
        <w:proofErr w:type="spellEnd"/>
        <w:r w:rsidRPr="00273852">
          <w:rPr>
            <w:sz w:val="23"/>
            <w:szCs w:val="23"/>
          </w:rPr>
          <w:t>.</w:t>
        </w:r>
        <w:proofErr w:type="gramEnd"/>
      </w:ins>
    </w:p>
    <w:p w14:paraId="3D65D432" w14:textId="77777777" w:rsidR="00C52B69" w:rsidRPr="00273852" w:rsidRDefault="00C52B69" w:rsidP="00C52B69">
      <w:pPr>
        <w:numPr>
          <w:ilvl w:val="0"/>
          <w:numId w:val="29"/>
        </w:numPr>
        <w:jc w:val="both"/>
        <w:rPr>
          <w:ins w:id="607" w:author="00051521" w:date="2017-06-06T19:20:00Z"/>
          <w:sz w:val="23"/>
          <w:szCs w:val="23"/>
        </w:rPr>
      </w:pPr>
      <w:ins w:id="608" w:author="00051521" w:date="2017-06-06T19:20:00Z">
        <w:r w:rsidRPr="00273852">
          <w:rPr>
            <w:sz w:val="23"/>
            <w:szCs w:val="23"/>
          </w:rPr>
          <w:lastRenderedPageBreak/>
          <w:t>Once the civil jobs are completed, start the erection of new columns and connect them with angle bracings as shown in the drawing.</w:t>
        </w:r>
      </w:ins>
    </w:p>
    <w:p w14:paraId="068A611A" w14:textId="77777777" w:rsidR="00C52B69" w:rsidRPr="00273852" w:rsidRDefault="00C52B69" w:rsidP="00C52B69">
      <w:pPr>
        <w:numPr>
          <w:ilvl w:val="0"/>
          <w:numId w:val="29"/>
        </w:numPr>
        <w:jc w:val="both"/>
        <w:rPr>
          <w:ins w:id="609" w:author="00051521" w:date="2017-06-06T19:20:00Z"/>
          <w:sz w:val="23"/>
          <w:szCs w:val="23"/>
        </w:rPr>
      </w:pPr>
      <w:ins w:id="610" w:author="00051521" w:date="2017-06-06T19:20:00Z">
        <w:r w:rsidRPr="00273852">
          <w:rPr>
            <w:sz w:val="23"/>
            <w:szCs w:val="23"/>
          </w:rPr>
          <w:t xml:space="preserve">Erect the chutes – 5 </w:t>
        </w:r>
        <w:proofErr w:type="spellStart"/>
        <w:r w:rsidRPr="00273852">
          <w:rPr>
            <w:sz w:val="23"/>
            <w:szCs w:val="23"/>
          </w:rPr>
          <w:t>nos</w:t>
        </w:r>
        <w:proofErr w:type="spellEnd"/>
        <w:r w:rsidRPr="00273852">
          <w:rPr>
            <w:sz w:val="23"/>
            <w:szCs w:val="23"/>
          </w:rPr>
          <w:t xml:space="preserve"> as per drawing by following procedure WI/MAINT/94 for fabrication, dismantling and erection.</w:t>
        </w:r>
      </w:ins>
    </w:p>
    <w:p w14:paraId="05BBDB3F" w14:textId="77777777" w:rsidR="00C52B69" w:rsidRPr="00273852" w:rsidRDefault="00C52B69" w:rsidP="00C52B69">
      <w:pPr>
        <w:numPr>
          <w:ilvl w:val="0"/>
          <w:numId w:val="29"/>
        </w:numPr>
        <w:jc w:val="both"/>
        <w:rPr>
          <w:ins w:id="611" w:author="00051521" w:date="2017-06-06T19:20:00Z"/>
          <w:sz w:val="23"/>
          <w:szCs w:val="23"/>
        </w:rPr>
      </w:pPr>
      <w:ins w:id="612" w:author="00051521" w:date="2017-06-06T19:20:00Z">
        <w:r w:rsidRPr="00273852">
          <w:rPr>
            <w:sz w:val="23"/>
            <w:szCs w:val="23"/>
          </w:rPr>
          <w:t>Dismantle part of PCM shed near head end for replacing the conveyor structure.</w:t>
        </w:r>
      </w:ins>
    </w:p>
    <w:p w14:paraId="12D6A73A" w14:textId="77777777" w:rsidR="00C52B69" w:rsidRPr="00273852" w:rsidRDefault="00C52B69" w:rsidP="00C52B69">
      <w:pPr>
        <w:numPr>
          <w:ilvl w:val="0"/>
          <w:numId w:val="29"/>
        </w:numPr>
        <w:jc w:val="both"/>
        <w:rPr>
          <w:ins w:id="613" w:author="00051521" w:date="2017-06-06T19:20:00Z"/>
          <w:sz w:val="23"/>
          <w:szCs w:val="23"/>
        </w:rPr>
      </w:pPr>
      <w:ins w:id="614" w:author="00051521" w:date="2017-06-06T19:20:00Z">
        <w:r w:rsidRPr="00273852">
          <w:rPr>
            <w:sz w:val="23"/>
            <w:szCs w:val="23"/>
          </w:rPr>
          <w:t>Check the position of new conveyor structure as per drawing, do marking on old conveyor structure and dismantle the old conveyor structure after gas cutting with the help of hydra.</w:t>
        </w:r>
      </w:ins>
    </w:p>
    <w:p w14:paraId="4FDA1D68" w14:textId="77777777" w:rsidR="00C52B69" w:rsidRPr="00273852" w:rsidRDefault="00C52B69" w:rsidP="00C52B69">
      <w:pPr>
        <w:numPr>
          <w:ilvl w:val="0"/>
          <w:numId w:val="29"/>
        </w:numPr>
        <w:jc w:val="both"/>
        <w:rPr>
          <w:ins w:id="615" w:author="00051521" w:date="2017-06-06T19:20:00Z"/>
          <w:sz w:val="23"/>
          <w:szCs w:val="23"/>
        </w:rPr>
      </w:pPr>
      <w:ins w:id="616" w:author="00051521" w:date="2017-06-06T19:20:00Z">
        <w:r w:rsidRPr="00273852">
          <w:rPr>
            <w:sz w:val="23"/>
            <w:szCs w:val="23"/>
          </w:rPr>
          <w:t>Hydra to be positioned near BF2 emergency launder. Do ensure with cast house engineer that slag is not taken in E.L when dismantling and erection of conveyor structure is in progress.</w:t>
        </w:r>
      </w:ins>
    </w:p>
    <w:p w14:paraId="7DA7079A" w14:textId="77777777" w:rsidR="00C52B69" w:rsidRPr="00273852" w:rsidRDefault="00C52B69" w:rsidP="00C52B69">
      <w:pPr>
        <w:numPr>
          <w:ilvl w:val="0"/>
          <w:numId w:val="29"/>
        </w:numPr>
        <w:jc w:val="both"/>
        <w:rPr>
          <w:ins w:id="617" w:author="00051521" w:date="2017-06-06T19:20:00Z"/>
          <w:sz w:val="23"/>
          <w:szCs w:val="23"/>
        </w:rPr>
      </w:pPr>
      <w:ins w:id="618" w:author="00051521" w:date="2017-06-06T19:20:00Z">
        <w:r w:rsidRPr="00273852">
          <w:rPr>
            <w:sz w:val="23"/>
            <w:szCs w:val="23"/>
          </w:rPr>
          <w:t>Erect the new conveyor structure and weld the same to the old conveyor structure.</w:t>
        </w:r>
      </w:ins>
    </w:p>
    <w:p w14:paraId="0BDBA392" w14:textId="77777777" w:rsidR="00C52B69" w:rsidRPr="00273852" w:rsidRDefault="00C52B69" w:rsidP="00C52B69">
      <w:pPr>
        <w:numPr>
          <w:ilvl w:val="0"/>
          <w:numId w:val="29"/>
        </w:numPr>
        <w:jc w:val="both"/>
        <w:rPr>
          <w:ins w:id="619" w:author="00051521" w:date="2017-06-06T19:20:00Z"/>
          <w:sz w:val="23"/>
          <w:szCs w:val="23"/>
        </w:rPr>
      </w:pPr>
      <w:ins w:id="620" w:author="00051521" w:date="2017-06-06T19:20:00Z">
        <w:r w:rsidRPr="00273852">
          <w:rPr>
            <w:sz w:val="23"/>
            <w:szCs w:val="23"/>
          </w:rPr>
          <w:t>Fabricate the sprocket mounting frames and fix the sprocket.</w:t>
        </w:r>
      </w:ins>
    </w:p>
    <w:p w14:paraId="041EDF00" w14:textId="77777777" w:rsidR="00C52B69" w:rsidRPr="00273852" w:rsidRDefault="00C52B69" w:rsidP="00C52B69">
      <w:pPr>
        <w:numPr>
          <w:ilvl w:val="0"/>
          <w:numId w:val="29"/>
        </w:numPr>
        <w:jc w:val="both"/>
        <w:rPr>
          <w:ins w:id="621" w:author="00051521" w:date="2017-06-06T19:20:00Z"/>
          <w:sz w:val="23"/>
          <w:szCs w:val="23"/>
        </w:rPr>
      </w:pPr>
      <w:ins w:id="622" w:author="00051521" w:date="2017-06-06T19:20:00Z">
        <w:r w:rsidRPr="00273852">
          <w:rPr>
            <w:sz w:val="23"/>
            <w:szCs w:val="23"/>
          </w:rPr>
          <w:t>Mount the gearbox frame along with gearbox and do alignment with sprocket.</w:t>
        </w:r>
      </w:ins>
    </w:p>
    <w:p w14:paraId="2F5DB700" w14:textId="77777777" w:rsidR="00C52B69" w:rsidRPr="00273852" w:rsidRDefault="00C52B69" w:rsidP="00C52B69">
      <w:pPr>
        <w:numPr>
          <w:ilvl w:val="0"/>
          <w:numId w:val="29"/>
        </w:numPr>
        <w:jc w:val="both"/>
        <w:rPr>
          <w:ins w:id="623" w:author="00051521" w:date="2017-06-06T19:20:00Z"/>
          <w:sz w:val="23"/>
          <w:szCs w:val="23"/>
        </w:rPr>
      </w:pPr>
      <w:ins w:id="624" w:author="00051521" w:date="2017-06-06T19:20:00Z">
        <w:r w:rsidRPr="00273852">
          <w:rPr>
            <w:sz w:val="23"/>
            <w:szCs w:val="23"/>
          </w:rPr>
          <w:t>Do final welding of gearbox frame with the structure.</w:t>
        </w:r>
      </w:ins>
    </w:p>
    <w:p w14:paraId="39425716" w14:textId="77777777" w:rsidR="00C52B69" w:rsidRPr="00273852" w:rsidRDefault="00C52B69" w:rsidP="00C52B69">
      <w:pPr>
        <w:numPr>
          <w:ilvl w:val="0"/>
          <w:numId w:val="29"/>
        </w:numPr>
        <w:jc w:val="both"/>
        <w:rPr>
          <w:ins w:id="625" w:author="00051521" w:date="2017-06-06T19:20:00Z"/>
          <w:sz w:val="23"/>
          <w:szCs w:val="23"/>
        </w:rPr>
      </w:pPr>
      <w:ins w:id="626" w:author="00051521" w:date="2017-06-06T19:20:00Z">
        <w:r w:rsidRPr="00273852">
          <w:rPr>
            <w:sz w:val="23"/>
            <w:szCs w:val="23"/>
          </w:rPr>
          <w:t>Fabricate erect all working platforms as shown in the drawing.</w:t>
        </w:r>
      </w:ins>
    </w:p>
    <w:p w14:paraId="4113C9E6" w14:textId="77777777" w:rsidR="00C52B69" w:rsidRPr="00273852" w:rsidRDefault="00C52B69" w:rsidP="00C52B69">
      <w:pPr>
        <w:numPr>
          <w:ilvl w:val="0"/>
          <w:numId w:val="29"/>
        </w:numPr>
        <w:jc w:val="both"/>
        <w:rPr>
          <w:ins w:id="627" w:author="00051521" w:date="2017-06-06T19:20:00Z"/>
          <w:sz w:val="23"/>
          <w:szCs w:val="23"/>
        </w:rPr>
      </w:pPr>
      <w:ins w:id="628" w:author="00051521" w:date="2017-06-06T19:20:00Z">
        <w:r w:rsidRPr="00273852">
          <w:rPr>
            <w:sz w:val="23"/>
            <w:szCs w:val="23"/>
          </w:rPr>
          <w:t>Fix back the hammer mounting structure and the hammer assembly.</w:t>
        </w:r>
      </w:ins>
    </w:p>
    <w:p w14:paraId="2F354D67" w14:textId="77777777" w:rsidR="00C52B69" w:rsidRPr="00273852" w:rsidRDefault="00C52B69" w:rsidP="00C52B69">
      <w:pPr>
        <w:numPr>
          <w:ilvl w:val="0"/>
          <w:numId w:val="29"/>
        </w:numPr>
        <w:jc w:val="both"/>
        <w:rPr>
          <w:ins w:id="629" w:author="00051521" w:date="2017-06-06T19:20:00Z"/>
          <w:sz w:val="23"/>
          <w:szCs w:val="23"/>
        </w:rPr>
      </w:pPr>
      <w:ins w:id="630" w:author="00051521" w:date="2017-06-06T19:20:00Z">
        <w:r w:rsidRPr="00273852">
          <w:rPr>
            <w:sz w:val="23"/>
            <w:szCs w:val="23"/>
          </w:rPr>
          <w:t xml:space="preserve">Extend the shed above the </w:t>
        </w:r>
        <w:proofErr w:type="spellStart"/>
        <w:r w:rsidRPr="00273852">
          <w:rPr>
            <w:sz w:val="23"/>
            <w:szCs w:val="23"/>
          </w:rPr>
          <w:t>moulds</w:t>
        </w:r>
        <w:proofErr w:type="spellEnd"/>
        <w:r w:rsidRPr="00273852">
          <w:rPr>
            <w:sz w:val="23"/>
            <w:szCs w:val="23"/>
          </w:rPr>
          <w:t xml:space="preserve"> and do sheeting jobs.</w:t>
        </w:r>
      </w:ins>
    </w:p>
    <w:p w14:paraId="2AE741E2" w14:textId="77777777" w:rsidR="00C52B69" w:rsidRPr="00273852" w:rsidRDefault="00C52B69" w:rsidP="00C52B69">
      <w:pPr>
        <w:numPr>
          <w:ilvl w:val="0"/>
          <w:numId w:val="29"/>
        </w:numPr>
        <w:jc w:val="both"/>
        <w:rPr>
          <w:ins w:id="631" w:author="00051521" w:date="2017-06-06T19:20:00Z"/>
          <w:sz w:val="23"/>
          <w:szCs w:val="23"/>
        </w:rPr>
      </w:pPr>
      <w:ins w:id="632" w:author="00051521" w:date="2017-06-06T19:20:00Z">
        <w:r w:rsidRPr="00273852">
          <w:rPr>
            <w:sz w:val="23"/>
            <w:szCs w:val="23"/>
          </w:rPr>
          <w:t>Put back the chain links and start the PCM. Follow procedure WI/MAINT/10 for putting the links.</w:t>
        </w:r>
      </w:ins>
    </w:p>
    <w:p w14:paraId="04D7504D" w14:textId="77777777" w:rsidR="00C52B69" w:rsidRPr="00273852" w:rsidRDefault="00C52B69" w:rsidP="00C52B69">
      <w:pPr>
        <w:numPr>
          <w:ilvl w:val="0"/>
          <w:numId w:val="29"/>
        </w:numPr>
        <w:jc w:val="both"/>
        <w:rPr>
          <w:ins w:id="633" w:author="00051521" w:date="2017-06-06T19:20:00Z"/>
          <w:sz w:val="23"/>
          <w:szCs w:val="23"/>
        </w:rPr>
      </w:pPr>
      <w:ins w:id="634" w:author="00051521" w:date="2017-06-06T19:20:00Z">
        <w:r w:rsidRPr="00273852">
          <w:rPr>
            <w:sz w:val="23"/>
            <w:szCs w:val="23"/>
          </w:rPr>
          <w:t xml:space="preserve">Start the PCM and bring the chain at runner spout and fix back the </w:t>
        </w:r>
        <w:proofErr w:type="spellStart"/>
        <w:r w:rsidRPr="00273852">
          <w:rPr>
            <w:sz w:val="23"/>
            <w:szCs w:val="23"/>
          </w:rPr>
          <w:t>moulds</w:t>
        </w:r>
        <w:proofErr w:type="spellEnd"/>
        <w:r w:rsidRPr="00273852">
          <w:rPr>
            <w:sz w:val="23"/>
            <w:szCs w:val="23"/>
          </w:rPr>
          <w:t>.</w:t>
        </w:r>
      </w:ins>
    </w:p>
    <w:p w14:paraId="53303B3D" w14:textId="77777777" w:rsidR="00C52B69" w:rsidRPr="00273852" w:rsidRDefault="00C52B69" w:rsidP="00C52B69">
      <w:pPr>
        <w:numPr>
          <w:ilvl w:val="0"/>
          <w:numId w:val="29"/>
        </w:numPr>
        <w:jc w:val="both"/>
        <w:rPr>
          <w:ins w:id="635" w:author="00051521" w:date="2017-06-06T19:20:00Z"/>
          <w:sz w:val="23"/>
          <w:szCs w:val="23"/>
        </w:rPr>
      </w:pPr>
      <w:ins w:id="636" w:author="00051521" w:date="2017-06-06T19:20:00Z">
        <w:r w:rsidRPr="00273852">
          <w:rPr>
            <w:sz w:val="23"/>
            <w:szCs w:val="23"/>
          </w:rPr>
          <w:t>Take the PCM trials.</w:t>
        </w:r>
      </w:ins>
    </w:p>
    <w:p w14:paraId="7C5D85DF" w14:textId="77777777" w:rsidR="00C52B69" w:rsidRPr="00273852" w:rsidRDefault="00C52B69" w:rsidP="00C52B69">
      <w:pPr>
        <w:ind w:left="720"/>
        <w:jc w:val="both"/>
        <w:rPr>
          <w:ins w:id="637" w:author="00051521" w:date="2017-06-06T19:20:00Z"/>
          <w:sz w:val="23"/>
          <w:szCs w:val="23"/>
        </w:rPr>
      </w:pPr>
    </w:p>
    <w:p w14:paraId="2AE5BFBD" w14:textId="77777777" w:rsidR="00C52B69" w:rsidRPr="00273852" w:rsidRDefault="00C52B69" w:rsidP="00C52B69">
      <w:pPr>
        <w:jc w:val="both"/>
        <w:rPr>
          <w:ins w:id="638" w:author="00051521" w:date="2017-06-06T19:20:00Z"/>
          <w:sz w:val="23"/>
          <w:szCs w:val="23"/>
        </w:rPr>
      </w:pPr>
    </w:p>
    <w:p w14:paraId="4AF975B9" w14:textId="77777777" w:rsidR="00C52B69" w:rsidRPr="00273852" w:rsidRDefault="00C52B69" w:rsidP="00C52B69">
      <w:pPr>
        <w:ind w:left="720"/>
        <w:jc w:val="both"/>
        <w:rPr>
          <w:ins w:id="639" w:author="00051521" w:date="2017-06-06T19:20:00Z"/>
          <w:sz w:val="23"/>
          <w:szCs w:val="23"/>
        </w:rPr>
      </w:pPr>
    </w:p>
    <w:p w14:paraId="5F261FA9" w14:textId="77777777" w:rsidR="00C52B69" w:rsidRPr="00273852" w:rsidRDefault="00C52B69" w:rsidP="00C52B69">
      <w:pPr>
        <w:numPr>
          <w:ilvl w:val="0"/>
          <w:numId w:val="8"/>
        </w:numPr>
        <w:jc w:val="both"/>
        <w:rPr>
          <w:ins w:id="640" w:author="00051521" w:date="2017-06-06T19:20:00Z"/>
          <w:b/>
          <w:sz w:val="23"/>
          <w:szCs w:val="23"/>
        </w:rPr>
      </w:pPr>
      <w:ins w:id="641" w:author="00051521" w:date="2017-06-06T19:20:00Z">
        <w:r w:rsidRPr="00273852">
          <w:rPr>
            <w:b/>
            <w:sz w:val="23"/>
            <w:szCs w:val="23"/>
          </w:rPr>
          <w:t>Work No 15: PCM 4 metal pouring runner modification</w:t>
        </w:r>
      </w:ins>
    </w:p>
    <w:p w14:paraId="54996DFC" w14:textId="77777777" w:rsidR="00C52B69" w:rsidRPr="00273852" w:rsidRDefault="00C52B69" w:rsidP="00C52B69">
      <w:pPr>
        <w:jc w:val="both"/>
        <w:rPr>
          <w:ins w:id="642" w:author="00051521" w:date="2017-06-06T19:20:00Z"/>
          <w:sz w:val="23"/>
          <w:szCs w:val="23"/>
        </w:rPr>
      </w:pPr>
    </w:p>
    <w:p w14:paraId="1D1D435A" w14:textId="77777777" w:rsidR="00C52B69" w:rsidRPr="00273852" w:rsidRDefault="00C52B69" w:rsidP="00C52B69">
      <w:pPr>
        <w:numPr>
          <w:ilvl w:val="0"/>
          <w:numId w:val="30"/>
        </w:numPr>
        <w:jc w:val="both"/>
        <w:rPr>
          <w:ins w:id="643" w:author="00051521" w:date="2017-06-06T19:20:00Z"/>
          <w:sz w:val="23"/>
          <w:szCs w:val="23"/>
        </w:rPr>
      </w:pPr>
      <w:ins w:id="644" w:author="00051521" w:date="2017-06-06T19:20:00Z">
        <w:r w:rsidRPr="00273852">
          <w:rPr>
            <w:sz w:val="23"/>
            <w:szCs w:val="23"/>
          </w:rPr>
          <w:t>Take work permit from shift superintendent.</w:t>
        </w:r>
      </w:ins>
    </w:p>
    <w:p w14:paraId="06AD8F44" w14:textId="77777777" w:rsidR="00C52B69" w:rsidRPr="00273852" w:rsidRDefault="00C52B69" w:rsidP="00C52B69">
      <w:pPr>
        <w:numPr>
          <w:ilvl w:val="0"/>
          <w:numId w:val="30"/>
        </w:numPr>
        <w:jc w:val="both"/>
        <w:rPr>
          <w:ins w:id="645" w:author="00051521" w:date="2017-06-06T19:20:00Z"/>
          <w:sz w:val="23"/>
          <w:szCs w:val="23"/>
        </w:rPr>
      </w:pPr>
      <w:ins w:id="646" w:author="00051521" w:date="2017-06-06T19:20:00Z">
        <w:r w:rsidRPr="00273852">
          <w:rPr>
            <w:sz w:val="23"/>
            <w:szCs w:val="23"/>
          </w:rPr>
          <w:t>Take electrical shutdown of PCM by putting off isolator and locking with padlock (LOTO).</w:t>
        </w:r>
      </w:ins>
    </w:p>
    <w:p w14:paraId="4B5DE6B0" w14:textId="77777777" w:rsidR="00C52B69" w:rsidRPr="00273852" w:rsidRDefault="00C52B69" w:rsidP="00C52B69">
      <w:pPr>
        <w:pStyle w:val="ListParagraph"/>
        <w:numPr>
          <w:ilvl w:val="0"/>
          <w:numId w:val="30"/>
        </w:numPr>
        <w:rPr>
          <w:ins w:id="647" w:author="00051521" w:date="2017-06-06T19:20:00Z"/>
          <w:rFonts w:ascii="Arial" w:hAnsi="Arial" w:cs="Arial"/>
          <w:sz w:val="23"/>
          <w:szCs w:val="23"/>
        </w:rPr>
      </w:pPr>
      <w:ins w:id="648" w:author="00051521" w:date="2017-06-06T19:20:00Z">
        <w:r w:rsidRPr="00273852">
          <w:rPr>
            <w:rFonts w:ascii="Arial" w:hAnsi="Arial" w:cs="Arial"/>
            <w:sz w:val="23"/>
            <w:szCs w:val="23"/>
          </w:rPr>
          <w:t>Do not work at PCM tail end when cast is open/furnace hearth draining/ladle movement is going on with hot metal crane.</w:t>
        </w:r>
      </w:ins>
    </w:p>
    <w:p w14:paraId="6C67D69C" w14:textId="77777777" w:rsidR="00C52B69" w:rsidRPr="00273852" w:rsidRDefault="00C52B69" w:rsidP="00C52B69">
      <w:pPr>
        <w:numPr>
          <w:ilvl w:val="0"/>
          <w:numId w:val="30"/>
        </w:numPr>
        <w:jc w:val="both"/>
        <w:rPr>
          <w:ins w:id="649" w:author="00051521" w:date="2017-06-06T19:20:00Z"/>
          <w:sz w:val="23"/>
          <w:szCs w:val="23"/>
        </w:rPr>
      </w:pPr>
      <w:ins w:id="650" w:author="00051521" w:date="2017-06-06T19:20:00Z">
        <w:r w:rsidRPr="00273852">
          <w:rPr>
            <w:sz w:val="23"/>
            <w:szCs w:val="23"/>
          </w:rPr>
          <w:t>Dismantle the existing runner refractory bricks.</w:t>
        </w:r>
      </w:ins>
    </w:p>
    <w:p w14:paraId="66A1155B" w14:textId="77777777" w:rsidR="00C52B69" w:rsidRPr="00273852" w:rsidRDefault="00C52B69" w:rsidP="00C52B69">
      <w:pPr>
        <w:numPr>
          <w:ilvl w:val="0"/>
          <w:numId w:val="30"/>
        </w:numPr>
        <w:jc w:val="both"/>
        <w:rPr>
          <w:ins w:id="651" w:author="00051521" w:date="2017-06-06T19:20:00Z"/>
          <w:sz w:val="23"/>
          <w:szCs w:val="23"/>
        </w:rPr>
      </w:pPr>
      <w:ins w:id="652" w:author="00051521" w:date="2017-06-06T19:20:00Z">
        <w:r w:rsidRPr="00273852">
          <w:rPr>
            <w:sz w:val="23"/>
            <w:szCs w:val="23"/>
          </w:rPr>
          <w:t>Remove the old runner plates by gas cutting. Follow SP 44-F for gas cutting.</w:t>
        </w:r>
      </w:ins>
    </w:p>
    <w:p w14:paraId="4CBD3979" w14:textId="77777777" w:rsidR="00C52B69" w:rsidRPr="00273852" w:rsidRDefault="00C52B69" w:rsidP="00C52B69">
      <w:pPr>
        <w:numPr>
          <w:ilvl w:val="0"/>
          <w:numId w:val="30"/>
        </w:numPr>
        <w:jc w:val="both"/>
        <w:rPr>
          <w:ins w:id="653" w:author="00051521" w:date="2017-06-06T19:20:00Z"/>
          <w:sz w:val="23"/>
          <w:szCs w:val="23"/>
        </w:rPr>
      </w:pPr>
      <w:ins w:id="654" w:author="00051521" w:date="2017-06-06T19:20:00Z">
        <w:r w:rsidRPr="00273852">
          <w:rPr>
            <w:sz w:val="23"/>
            <w:szCs w:val="23"/>
          </w:rPr>
          <w:t>Fabricate the new runner in position. Ensure that the degree is maintained as per drawing.</w:t>
        </w:r>
      </w:ins>
    </w:p>
    <w:p w14:paraId="1252A2A3" w14:textId="77777777" w:rsidR="00C52B69" w:rsidRPr="00273852" w:rsidRDefault="00C52B69" w:rsidP="00C52B69">
      <w:pPr>
        <w:numPr>
          <w:ilvl w:val="0"/>
          <w:numId w:val="30"/>
        </w:numPr>
        <w:jc w:val="both"/>
        <w:rPr>
          <w:ins w:id="655" w:author="00051521" w:date="2017-06-06T19:20:00Z"/>
          <w:sz w:val="23"/>
          <w:szCs w:val="23"/>
        </w:rPr>
      </w:pPr>
      <w:ins w:id="656" w:author="00051521" w:date="2017-06-06T19:20:00Z">
        <w:r w:rsidRPr="00273852">
          <w:rPr>
            <w:sz w:val="23"/>
            <w:szCs w:val="23"/>
          </w:rPr>
          <w:t>Do full welding of the runner plates and give clearance for refractory work after completion of welding.</w:t>
        </w:r>
      </w:ins>
    </w:p>
    <w:p w14:paraId="07360C3A" w14:textId="77777777" w:rsidR="00C52B69" w:rsidRPr="00273852" w:rsidRDefault="00C52B69" w:rsidP="00C52B69">
      <w:pPr>
        <w:ind w:left="720"/>
        <w:jc w:val="both"/>
        <w:rPr>
          <w:ins w:id="657" w:author="00051521" w:date="2017-06-06T19:20:00Z"/>
          <w:sz w:val="23"/>
          <w:szCs w:val="23"/>
        </w:rPr>
      </w:pPr>
    </w:p>
    <w:p w14:paraId="3F7FCBB6" w14:textId="77777777" w:rsidR="00C52B69" w:rsidRPr="00273852" w:rsidRDefault="00C52B69" w:rsidP="00C52B69">
      <w:pPr>
        <w:numPr>
          <w:ilvl w:val="0"/>
          <w:numId w:val="8"/>
        </w:numPr>
        <w:jc w:val="both"/>
        <w:rPr>
          <w:ins w:id="658" w:author="00051521" w:date="2017-06-06T19:20:00Z"/>
          <w:b/>
          <w:sz w:val="23"/>
          <w:szCs w:val="23"/>
        </w:rPr>
      </w:pPr>
      <w:ins w:id="659" w:author="00051521" w:date="2017-06-06T19:20:00Z">
        <w:r w:rsidRPr="00273852">
          <w:rPr>
            <w:b/>
            <w:sz w:val="23"/>
            <w:szCs w:val="23"/>
          </w:rPr>
          <w:t>Work No 16: Working on Diverter Chute</w:t>
        </w:r>
      </w:ins>
    </w:p>
    <w:p w14:paraId="24B6D943" w14:textId="77777777" w:rsidR="00C52B69" w:rsidRPr="00273852" w:rsidRDefault="00C52B69" w:rsidP="00C52B69">
      <w:pPr>
        <w:jc w:val="both"/>
        <w:rPr>
          <w:ins w:id="660" w:author="00051521" w:date="2017-06-06T19:20:00Z"/>
          <w:b/>
          <w:sz w:val="23"/>
          <w:szCs w:val="23"/>
        </w:rPr>
      </w:pPr>
    </w:p>
    <w:p w14:paraId="15B9B882" w14:textId="77777777" w:rsidR="00C52B69" w:rsidRPr="00273852" w:rsidRDefault="00C52B69" w:rsidP="00C52B69">
      <w:pPr>
        <w:jc w:val="both"/>
        <w:rPr>
          <w:ins w:id="661" w:author="00051521" w:date="2017-06-06T19:20:00Z"/>
          <w:sz w:val="23"/>
          <w:szCs w:val="23"/>
        </w:rPr>
      </w:pPr>
    </w:p>
    <w:p w14:paraId="10E80C8D" w14:textId="77777777" w:rsidR="00C52B69" w:rsidRPr="00273852" w:rsidRDefault="00C52B69" w:rsidP="00C52B69">
      <w:pPr>
        <w:numPr>
          <w:ilvl w:val="0"/>
          <w:numId w:val="32"/>
        </w:numPr>
        <w:jc w:val="both"/>
        <w:rPr>
          <w:ins w:id="662" w:author="00051521" w:date="2017-06-06T19:20:00Z"/>
          <w:sz w:val="23"/>
          <w:szCs w:val="23"/>
        </w:rPr>
      </w:pPr>
      <w:ins w:id="663" w:author="00051521" w:date="2017-06-06T19:20:00Z">
        <w:r w:rsidRPr="00273852">
          <w:rPr>
            <w:sz w:val="23"/>
            <w:szCs w:val="23"/>
          </w:rPr>
          <w:t>Take work permit from shift superintendent and inform PCM area engineer on working at discharge area</w:t>
        </w:r>
      </w:ins>
    </w:p>
    <w:p w14:paraId="31362EFA" w14:textId="77777777" w:rsidR="00C52B69" w:rsidRPr="00273852" w:rsidRDefault="00C52B69" w:rsidP="00C52B69">
      <w:pPr>
        <w:numPr>
          <w:ilvl w:val="0"/>
          <w:numId w:val="32"/>
        </w:numPr>
        <w:jc w:val="both"/>
        <w:rPr>
          <w:ins w:id="664" w:author="00051521" w:date="2017-06-06T19:20:00Z"/>
          <w:sz w:val="23"/>
          <w:szCs w:val="23"/>
        </w:rPr>
      </w:pPr>
      <w:ins w:id="665" w:author="00051521" w:date="2017-06-06T19:20:00Z">
        <w:r w:rsidRPr="00273852">
          <w:rPr>
            <w:sz w:val="23"/>
            <w:szCs w:val="23"/>
          </w:rPr>
          <w:lastRenderedPageBreak/>
          <w:t xml:space="preserve">Ensure that no one works at discharge sprocket ( pig removal, hammer work, </w:t>
        </w:r>
        <w:proofErr w:type="spellStart"/>
        <w:r w:rsidRPr="00273852">
          <w:rPr>
            <w:sz w:val="23"/>
            <w:szCs w:val="23"/>
          </w:rPr>
          <w:t>etc</w:t>
        </w:r>
        <w:proofErr w:type="spellEnd"/>
        <w:r w:rsidRPr="00273852">
          <w:rPr>
            <w:sz w:val="23"/>
            <w:szCs w:val="23"/>
          </w:rPr>
          <w:t>) while working on diverter chute</w:t>
        </w:r>
      </w:ins>
    </w:p>
    <w:p w14:paraId="06B4F7AD" w14:textId="77777777" w:rsidR="00C52B69" w:rsidRPr="00273852" w:rsidRDefault="00C52B69" w:rsidP="00C52B69">
      <w:pPr>
        <w:numPr>
          <w:ilvl w:val="0"/>
          <w:numId w:val="32"/>
        </w:numPr>
        <w:jc w:val="both"/>
        <w:rPr>
          <w:ins w:id="666" w:author="00051521" w:date="2017-06-06T19:20:00Z"/>
          <w:sz w:val="23"/>
          <w:szCs w:val="23"/>
        </w:rPr>
      </w:pPr>
      <w:ins w:id="667" w:author="00051521" w:date="2017-06-06T19:20:00Z">
        <w:r w:rsidRPr="00273852">
          <w:rPr>
            <w:sz w:val="23"/>
            <w:szCs w:val="23"/>
          </w:rPr>
          <w:t>Inform the crane operators on working near discharge area</w:t>
        </w:r>
      </w:ins>
    </w:p>
    <w:p w14:paraId="678E6CEE" w14:textId="77777777" w:rsidR="00C52B69" w:rsidRPr="00273852" w:rsidRDefault="00C52B69" w:rsidP="00C52B69">
      <w:pPr>
        <w:numPr>
          <w:ilvl w:val="0"/>
          <w:numId w:val="32"/>
        </w:numPr>
        <w:jc w:val="both"/>
        <w:rPr>
          <w:ins w:id="668" w:author="00051521" w:date="2017-06-06T19:20:00Z"/>
          <w:sz w:val="23"/>
          <w:szCs w:val="23"/>
        </w:rPr>
      </w:pPr>
      <w:ins w:id="669" w:author="00051521" w:date="2017-06-06T19:20:00Z">
        <w:r w:rsidRPr="00273852">
          <w:rPr>
            <w:sz w:val="23"/>
            <w:szCs w:val="23"/>
          </w:rPr>
          <w:t>Take shut down of PCM by using the LOTO locking system</w:t>
        </w:r>
      </w:ins>
    </w:p>
    <w:p w14:paraId="5DF5D26E" w14:textId="77777777" w:rsidR="00C52B69" w:rsidRPr="00273852" w:rsidRDefault="00C52B69" w:rsidP="00C52B69">
      <w:pPr>
        <w:numPr>
          <w:ilvl w:val="0"/>
          <w:numId w:val="32"/>
        </w:numPr>
        <w:jc w:val="both"/>
        <w:rPr>
          <w:ins w:id="670" w:author="00051521" w:date="2017-06-06T19:20:00Z"/>
          <w:sz w:val="23"/>
          <w:szCs w:val="23"/>
        </w:rPr>
      </w:pPr>
      <w:ins w:id="671" w:author="00051521" w:date="2017-06-06T19:20:00Z">
        <w:r w:rsidRPr="00273852">
          <w:rPr>
            <w:sz w:val="23"/>
            <w:szCs w:val="23"/>
          </w:rPr>
          <w:t>Keep the diverter chute in retracted position</w:t>
        </w:r>
      </w:ins>
    </w:p>
    <w:p w14:paraId="3A96BC59" w14:textId="77777777" w:rsidR="00C52B69" w:rsidRPr="00273852" w:rsidRDefault="00C52B69" w:rsidP="00C52B69">
      <w:pPr>
        <w:numPr>
          <w:ilvl w:val="0"/>
          <w:numId w:val="32"/>
        </w:numPr>
        <w:jc w:val="both"/>
        <w:rPr>
          <w:ins w:id="672" w:author="00051521" w:date="2017-06-06T19:20:00Z"/>
          <w:sz w:val="23"/>
          <w:szCs w:val="23"/>
        </w:rPr>
      </w:pPr>
      <w:ins w:id="673" w:author="00051521" w:date="2017-06-06T19:20:00Z">
        <w:r w:rsidRPr="00273852">
          <w:rPr>
            <w:sz w:val="23"/>
            <w:szCs w:val="23"/>
          </w:rPr>
          <w:t>Close the air supply valve to actuator for diverter chute movement</w:t>
        </w:r>
      </w:ins>
    </w:p>
    <w:p w14:paraId="43C47BDF" w14:textId="77777777" w:rsidR="00C52B69" w:rsidRPr="00273852" w:rsidRDefault="00C52B69" w:rsidP="00C52B69">
      <w:pPr>
        <w:numPr>
          <w:ilvl w:val="0"/>
          <w:numId w:val="32"/>
        </w:numPr>
        <w:jc w:val="both"/>
        <w:rPr>
          <w:ins w:id="674" w:author="00051521" w:date="2017-06-06T19:20:00Z"/>
          <w:sz w:val="23"/>
          <w:szCs w:val="23"/>
        </w:rPr>
      </w:pPr>
      <w:ins w:id="675" w:author="00051521" w:date="2017-06-06T19:20:00Z">
        <w:r w:rsidRPr="00273852">
          <w:rPr>
            <w:sz w:val="23"/>
            <w:szCs w:val="23"/>
          </w:rPr>
          <w:t>Ensure that actuator is in neutral position</w:t>
        </w:r>
      </w:ins>
    </w:p>
    <w:p w14:paraId="63D0F62C" w14:textId="77777777" w:rsidR="00C52B69" w:rsidRPr="00273852" w:rsidRDefault="00C52B69" w:rsidP="00C52B69">
      <w:pPr>
        <w:numPr>
          <w:ilvl w:val="0"/>
          <w:numId w:val="32"/>
        </w:numPr>
        <w:jc w:val="both"/>
        <w:rPr>
          <w:ins w:id="676" w:author="00051521" w:date="2017-06-06T19:20:00Z"/>
          <w:sz w:val="23"/>
          <w:szCs w:val="23"/>
        </w:rPr>
      </w:pPr>
      <w:ins w:id="677" w:author="00051521" w:date="2017-06-06T19:20:00Z">
        <w:r w:rsidRPr="00273852">
          <w:rPr>
            <w:sz w:val="23"/>
            <w:szCs w:val="23"/>
          </w:rPr>
          <w:t>Remove the hose at supply to actuator, to make the line free of air supply</w:t>
        </w:r>
      </w:ins>
    </w:p>
    <w:p w14:paraId="6280DFDB" w14:textId="77777777" w:rsidR="00C52B69" w:rsidRPr="00273852" w:rsidRDefault="00C52B69" w:rsidP="00C52B69">
      <w:pPr>
        <w:numPr>
          <w:ilvl w:val="0"/>
          <w:numId w:val="32"/>
        </w:numPr>
        <w:jc w:val="both"/>
        <w:rPr>
          <w:ins w:id="678" w:author="00051521" w:date="2017-06-06T19:20:00Z"/>
          <w:sz w:val="23"/>
          <w:szCs w:val="23"/>
        </w:rPr>
      </w:pPr>
      <w:ins w:id="679" w:author="00051521" w:date="2017-06-06T19:20:00Z">
        <w:r w:rsidRPr="00273852">
          <w:rPr>
            <w:sz w:val="23"/>
            <w:szCs w:val="23"/>
          </w:rPr>
          <w:t>Lock the diverter chute if necessary, to avoid free movement over the shaft</w:t>
        </w:r>
      </w:ins>
    </w:p>
    <w:p w14:paraId="0518C7A7" w14:textId="77777777" w:rsidR="00C52B69" w:rsidRPr="00273852" w:rsidRDefault="00C52B69" w:rsidP="00C52B69">
      <w:pPr>
        <w:numPr>
          <w:ilvl w:val="0"/>
          <w:numId w:val="32"/>
        </w:numPr>
        <w:jc w:val="both"/>
        <w:rPr>
          <w:ins w:id="680" w:author="00051521" w:date="2017-06-06T19:20:00Z"/>
          <w:sz w:val="23"/>
          <w:szCs w:val="23"/>
        </w:rPr>
      </w:pPr>
      <w:ins w:id="681" w:author="00051521" w:date="2017-06-06T19:20:00Z">
        <w:r w:rsidRPr="00273852">
          <w:rPr>
            <w:sz w:val="23"/>
            <w:szCs w:val="23"/>
          </w:rPr>
          <w:t>After completion of work, put back the hose and open the air supply valve</w:t>
        </w:r>
      </w:ins>
    </w:p>
    <w:p w14:paraId="22B00525" w14:textId="77777777" w:rsidR="00C52B69" w:rsidRPr="00273852" w:rsidRDefault="00C52B69" w:rsidP="00C52B69">
      <w:pPr>
        <w:numPr>
          <w:ilvl w:val="0"/>
          <w:numId w:val="32"/>
        </w:numPr>
        <w:jc w:val="both"/>
        <w:rPr>
          <w:ins w:id="682" w:author="00051521" w:date="2017-06-06T19:20:00Z"/>
          <w:sz w:val="23"/>
          <w:szCs w:val="23"/>
        </w:rPr>
      </w:pPr>
      <w:ins w:id="683" w:author="00051521" w:date="2017-06-06T19:20:00Z">
        <w:r w:rsidRPr="00273852">
          <w:rPr>
            <w:sz w:val="23"/>
            <w:szCs w:val="23"/>
          </w:rPr>
          <w:t>Clear the work permit and open the LOTO lock before handing over PCM to production.</w:t>
        </w:r>
      </w:ins>
    </w:p>
    <w:p w14:paraId="55C22E1D" w14:textId="77777777" w:rsidR="00C52B69" w:rsidRPr="00273852" w:rsidRDefault="00C52B69" w:rsidP="00C52B69">
      <w:pPr>
        <w:jc w:val="both"/>
        <w:rPr>
          <w:ins w:id="684" w:author="00051521" w:date="2017-06-06T19:20:00Z"/>
          <w:sz w:val="23"/>
          <w:szCs w:val="23"/>
        </w:rPr>
      </w:pPr>
    </w:p>
    <w:p w14:paraId="156FE7ED" w14:textId="77777777" w:rsidR="00C52B69" w:rsidRPr="00273852" w:rsidRDefault="00C52B69" w:rsidP="00C52B69">
      <w:pPr>
        <w:jc w:val="both"/>
        <w:rPr>
          <w:ins w:id="685" w:author="00051521" w:date="2017-06-06T19:20:00Z"/>
          <w:sz w:val="23"/>
          <w:szCs w:val="23"/>
        </w:rPr>
      </w:pPr>
    </w:p>
    <w:p w14:paraId="01213D54" w14:textId="77777777" w:rsidR="00C52B69" w:rsidRPr="00273852" w:rsidRDefault="00C52B69" w:rsidP="00C52B69">
      <w:pPr>
        <w:numPr>
          <w:ilvl w:val="0"/>
          <w:numId w:val="8"/>
        </w:numPr>
        <w:jc w:val="both"/>
        <w:rPr>
          <w:ins w:id="686" w:author="00051521" w:date="2017-06-06T19:20:00Z"/>
          <w:b/>
          <w:sz w:val="23"/>
          <w:szCs w:val="23"/>
        </w:rPr>
      </w:pPr>
      <w:ins w:id="687" w:author="00051521" w:date="2017-06-06T19:20:00Z">
        <w:r w:rsidRPr="00273852">
          <w:rPr>
            <w:b/>
            <w:sz w:val="23"/>
            <w:szCs w:val="23"/>
          </w:rPr>
          <w:t>Work No 17: Replacement of Pneumatic Cylinder of Diverter Chute</w:t>
        </w:r>
      </w:ins>
    </w:p>
    <w:p w14:paraId="733A64E7" w14:textId="77777777" w:rsidR="00C52B69" w:rsidRPr="00273852" w:rsidRDefault="00C52B69" w:rsidP="00C52B69">
      <w:pPr>
        <w:jc w:val="both"/>
        <w:rPr>
          <w:ins w:id="688" w:author="00051521" w:date="2017-06-06T19:20:00Z"/>
          <w:sz w:val="23"/>
          <w:szCs w:val="23"/>
        </w:rPr>
      </w:pPr>
    </w:p>
    <w:p w14:paraId="223DE443" w14:textId="77777777" w:rsidR="00C52B69" w:rsidRPr="00273852" w:rsidRDefault="00C52B69" w:rsidP="00C52B69">
      <w:pPr>
        <w:numPr>
          <w:ilvl w:val="0"/>
          <w:numId w:val="33"/>
        </w:numPr>
        <w:jc w:val="both"/>
        <w:rPr>
          <w:ins w:id="689" w:author="00051521" w:date="2017-06-06T19:20:00Z"/>
          <w:sz w:val="23"/>
          <w:szCs w:val="23"/>
        </w:rPr>
      </w:pPr>
      <w:ins w:id="690" w:author="00051521" w:date="2017-06-06T19:20:00Z">
        <w:r w:rsidRPr="00273852">
          <w:rPr>
            <w:sz w:val="23"/>
            <w:szCs w:val="23"/>
          </w:rPr>
          <w:t>Take work permit from shift superintendent and inform PCM area engineer on working at discharge area</w:t>
        </w:r>
      </w:ins>
    </w:p>
    <w:p w14:paraId="3B6AA466" w14:textId="77777777" w:rsidR="00C52B69" w:rsidRPr="00273852" w:rsidRDefault="00C52B69" w:rsidP="00C52B69">
      <w:pPr>
        <w:numPr>
          <w:ilvl w:val="0"/>
          <w:numId w:val="33"/>
        </w:numPr>
        <w:jc w:val="both"/>
        <w:rPr>
          <w:ins w:id="691" w:author="00051521" w:date="2017-06-06T19:20:00Z"/>
          <w:sz w:val="23"/>
          <w:szCs w:val="23"/>
        </w:rPr>
      </w:pPr>
      <w:ins w:id="692" w:author="00051521" w:date="2017-06-06T19:20:00Z">
        <w:r w:rsidRPr="00273852">
          <w:rPr>
            <w:sz w:val="23"/>
            <w:szCs w:val="23"/>
          </w:rPr>
          <w:t xml:space="preserve">Ensure that no one works at discharge sprocket ( pig removal, hammer work, </w:t>
        </w:r>
        <w:proofErr w:type="spellStart"/>
        <w:r w:rsidRPr="00273852">
          <w:rPr>
            <w:sz w:val="23"/>
            <w:szCs w:val="23"/>
          </w:rPr>
          <w:t>etc</w:t>
        </w:r>
        <w:proofErr w:type="spellEnd"/>
        <w:r w:rsidRPr="00273852">
          <w:rPr>
            <w:sz w:val="23"/>
            <w:szCs w:val="23"/>
          </w:rPr>
          <w:t>) while working on diverter chute</w:t>
        </w:r>
      </w:ins>
    </w:p>
    <w:p w14:paraId="0531B087" w14:textId="77777777" w:rsidR="00C52B69" w:rsidRPr="00273852" w:rsidRDefault="00C52B69" w:rsidP="00C52B69">
      <w:pPr>
        <w:numPr>
          <w:ilvl w:val="0"/>
          <w:numId w:val="33"/>
        </w:numPr>
        <w:jc w:val="both"/>
        <w:rPr>
          <w:ins w:id="693" w:author="00051521" w:date="2017-06-06T19:20:00Z"/>
          <w:sz w:val="23"/>
          <w:szCs w:val="23"/>
        </w:rPr>
      </w:pPr>
      <w:ins w:id="694" w:author="00051521" w:date="2017-06-06T19:20:00Z">
        <w:r w:rsidRPr="00273852">
          <w:rPr>
            <w:sz w:val="23"/>
            <w:szCs w:val="23"/>
          </w:rPr>
          <w:t>Inform the crane operators on working near discharge area</w:t>
        </w:r>
      </w:ins>
    </w:p>
    <w:p w14:paraId="5E4DEBDB" w14:textId="77777777" w:rsidR="00C52B69" w:rsidRPr="00273852" w:rsidRDefault="00C52B69" w:rsidP="00C52B69">
      <w:pPr>
        <w:numPr>
          <w:ilvl w:val="0"/>
          <w:numId w:val="33"/>
        </w:numPr>
        <w:jc w:val="both"/>
        <w:rPr>
          <w:ins w:id="695" w:author="00051521" w:date="2017-06-06T19:20:00Z"/>
          <w:sz w:val="23"/>
          <w:szCs w:val="23"/>
        </w:rPr>
      </w:pPr>
      <w:ins w:id="696" w:author="00051521" w:date="2017-06-06T19:20:00Z">
        <w:r w:rsidRPr="00273852">
          <w:rPr>
            <w:sz w:val="23"/>
            <w:szCs w:val="23"/>
          </w:rPr>
          <w:t>Take shut down of PCM by using the LOTO locking system</w:t>
        </w:r>
      </w:ins>
    </w:p>
    <w:p w14:paraId="6E5E0EF7" w14:textId="77777777" w:rsidR="00C52B69" w:rsidRPr="00273852" w:rsidRDefault="00C52B69" w:rsidP="00C52B69">
      <w:pPr>
        <w:numPr>
          <w:ilvl w:val="0"/>
          <w:numId w:val="33"/>
        </w:numPr>
        <w:jc w:val="both"/>
        <w:rPr>
          <w:ins w:id="697" w:author="00051521" w:date="2017-06-06T19:20:00Z"/>
          <w:sz w:val="23"/>
          <w:szCs w:val="23"/>
        </w:rPr>
      </w:pPr>
      <w:ins w:id="698" w:author="00051521" w:date="2017-06-06T19:20:00Z">
        <w:r w:rsidRPr="00273852">
          <w:rPr>
            <w:sz w:val="23"/>
            <w:szCs w:val="23"/>
          </w:rPr>
          <w:t>Close the air supply valve to actuator for diverter chute movement</w:t>
        </w:r>
      </w:ins>
    </w:p>
    <w:p w14:paraId="297114D7" w14:textId="77777777" w:rsidR="00C52B69" w:rsidRPr="00273852" w:rsidRDefault="00C52B69" w:rsidP="00C52B69">
      <w:pPr>
        <w:numPr>
          <w:ilvl w:val="0"/>
          <w:numId w:val="33"/>
        </w:numPr>
        <w:jc w:val="both"/>
        <w:rPr>
          <w:ins w:id="699" w:author="00051521" w:date="2017-06-06T19:20:00Z"/>
          <w:sz w:val="23"/>
          <w:szCs w:val="23"/>
        </w:rPr>
      </w:pPr>
      <w:ins w:id="700" w:author="00051521" w:date="2017-06-06T19:20:00Z">
        <w:r w:rsidRPr="00273852">
          <w:rPr>
            <w:sz w:val="23"/>
            <w:szCs w:val="23"/>
          </w:rPr>
          <w:t>Ensure that actuator is in neutral position</w:t>
        </w:r>
      </w:ins>
    </w:p>
    <w:p w14:paraId="7239405D" w14:textId="77777777" w:rsidR="00C52B69" w:rsidRPr="00273852" w:rsidRDefault="00C52B69" w:rsidP="00C52B69">
      <w:pPr>
        <w:numPr>
          <w:ilvl w:val="0"/>
          <w:numId w:val="33"/>
        </w:numPr>
        <w:jc w:val="both"/>
        <w:rPr>
          <w:ins w:id="701" w:author="00051521" w:date="2017-06-06T19:20:00Z"/>
          <w:sz w:val="23"/>
          <w:szCs w:val="23"/>
        </w:rPr>
      </w:pPr>
      <w:ins w:id="702" w:author="00051521" w:date="2017-06-06T19:20:00Z">
        <w:r w:rsidRPr="00273852">
          <w:rPr>
            <w:sz w:val="23"/>
            <w:szCs w:val="23"/>
          </w:rPr>
          <w:t>Remove the hose at supply to actuator, to make the line free of air supply</w:t>
        </w:r>
      </w:ins>
    </w:p>
    <w:p w14:paraId="19671BD6" w14:textId="77777777" w:rsidR="00C52B69" w:rsidRPr="00273852" w:rsidRDefault="00C52B69" w:rsidP="00C52B69">
      <w:pPr>
        <w:numPr>
          <w:ilvl w:val="0"/>
          <w:numId w:val="33"/>
        </w:numPr>
        <w:jc w:val="both"/>
        <w:rPr>
          <w:ins w:id="703" w:author="00051521" w:date="2017-06-06T19:20:00Z"/>
          <w:sz w:val="23"/>
          <w:szCs w:val="23"/>
        </w:rPr>
      </w:pPr>
      <w:ins w:id="704" w:author="00051521" w:date="2017-06-06T19:20:00Z">
        <w:r w:rsidRPr="00273852">
          <w:rPr>
            <w:sz w:val="23"/>
            <w:szCs w:val="23"/>
          </w:rPr>
          <w:t>Lock the diverter chute to avoid free movement over the shaft</w:t>
        </w:r>
      </w:ins>
    </w:p>
    <w:p w14:paraId="23A39186" w14:textId="77777777" w:rsidR="00C52B69" w:rsidRPr="00273852" w:rsidRDefault="00C52B69" w:rsidP="00C52B69">
      <w:pPr>
        <w:numPr>
          <w:ilvl w:val="0"/>
          <w:numId w:val="33"/>
        </w:numPr>
        <w:jc w:val="both"/>
        <w:rPr>
          <w:ins w:id="705" w:author="00051521" w:date="2017-06-06T19:20:00Z"/>
          <w:sz w:val="23"/>
          <w:szCs w:val="23"/>
        </w:rPr>
      </w:pPr>
      <w:ins w:id="706" w:author="00051521" w:date="2017-06-06T19:20:00Z">
        <w:r w:rsidRPr="00273852">
          <w:rPr>
            <w:sz w:val="23"/>
            <w:szCs w:val="23"/>
          </w:rPr>
          <w:t>Remove the air inlet and outlet hose pipes</w:t>
        </w:r>
      </w:ins>
    </w:p>
    <w:p w14:paraId="55127EAC" w14:textId="77777777" w:rsidR="00C52B69" w:rsidRPr="00273852" w:rsidRDefault="00C52B69" w:rsidP="00C52B69">
      <w:pPr>
        <w:numPr>
          <w:ilvl w:val="0"/>
          <w:numId w:val="33"/>
        </w:numPr>
        <w:jc w:val="both"/>
        <w:rPr>
          <w:ins w:id="707" w:author="00051521" w:date="2017-06-06T19:20:00Z"/>
          <w:sz w:val="23"/>
          <w:szCs w:val="23"/>
        </w:rPr>
      </w:pPr>
      <w:ins w:id="708" w:author="00051521" w:date="2017-06-06T19:20:00Z">
        <w:r w:rsidRPr="00273852">
          <w:rPr>
            <w:sz w:val="23"/>
            <w:szCs w:val="23"/>
          </w:rPr>
          <w:t xml:space="preserve">Detach the extension rod on diverter chute for pneumatic cylinder mounting and </w:t>
        </w:r>
        <w:proofErr w:type="spellStart"/>
        <w:r w:rsidRPr="00273852">
          <w:rPr>
            <w:sz w:val="23"/>
            <w:szCs w:val="23"/>
          </w:rPr>
          <w:t>trunion</w:t>
        </w:r>
        <w:proofErr w:type="spellEnd"/>
        <w:r w:rsidRPr="00273852">
          <w:rPr>
            <w:sz w:val="23"/>
            <w:szCs w:val="23"/>
          </w:rPr>
          <w:t xml:space="preserve"> mounting plates.</w:t>
        </w:r>
      </w:ins>
    </w:p>
    <w:p w14:paraId="419260C7" w14:textId="77777777" w:rsidR="00C52B69" w:rsidRPr="00273852" w:rsidRDefault="00C52B69" w:rsidP="00C52B69">
      <w:pPr>
        <w:numPr>
          <w:ilvl w:val="0"/>
          <w:numId w:val="33"/>
        </w:numPr>
        <w:jc w:val="both"/>
        <w:rPr>
          <w:ins w:id="709" w:author="00051521" w:date="2017-06-06T19:20:00Z"/>
          <w:sz w:val="23"/>
          <w:szCs w:val="23"/>
        </w:rPr>
      </w:pPr>
      <w:ins w:id="710" w:author="00051521" w:date="2017-06-06T19:20:00Z">
        <w:r w:rsidRPr="00273852">
          <w:rPr>
            <w:sz w:val="23"/>
            <w:szCs w:val="23"/>
          </w:rPr>
          <w:t>Replace the pneumatic cylinder with the new assembly, finish the welding for mounting parts and connect the air inlet and outlet hoses</w:t>
        </w:r>
      </w:ins>
    </w:p>
    <w:p w14:paraId="27979965" w14:textId="77777777" w:rsidR="00C52B69" w:rsidRPr="00273852" w:rsidRDefault="00C52B69" w:rsidP="00C52B69">
      <w:pPr>
        <w:numPr>
          <w:ilvl w:val="0"/>
          <w:numId w:val="33"/>
        </w:numPr>
        <w:jc w:val="both"/>
        <w:rPr>
          <w:ins w:id="711" w:author="00051521" w:date="2017-06-06T19:20:00Z"/>
          <w:sz w:val="23"/>
          <w:szCs w:val="23"/>
        </w:rPr>
      </w:pPr>
      <w:ins w:id="712" w:author="00051521" w:date="2017-06-06T19:20:00Z">
        <w:r w:rsidRPr="00273852">
          <w:rPr>
            <w:sz w:val="23"/>
            <w:szCs w:val="23"/>
          </w:rPr>
          <w:t xml:space="preserve">After completion of work, put back the air supply hose and open the air supply main valve </w:t>
        </w:r>
      </w:ins>
    </w:p>
    <w:p w14:paraId="7DE48F21" w14:textId="77777777" w:rsidR="00C52B69" w:rsidRPr="00273852" w:rsidRDefault="00C52B69" w:rsidP="00C52B69">
      <w:pPr>
        <w:numPr>
          <w:ilvl w:val="0"/>
          <w:numId w:val="33"/>
        </w:numPr>
        <w:jc w:val="both"/>
        <w:rPr>
          <w:ins w:id="713" w:author="00051521" w:date="2017-06-06T19:20:00Z"/>
          <w:sz w:val="23"/>
          <w:szCs w:val="23"/>
        </w:rPr>
      </w:pPr>
      <w:ins w:id="714" w:author="00051521" w:date="2017-06-06T19:20:00Z">
        <w:r w:rsidRPr="00273852">
          <w:rPr>
            <w:sz w:val="23"/>
            <w:szCs w:val="23"/>
          </w:rPr>
          <w:t>Clear the work permit and open the LOTO lock before handing over PCM to production.</w:t>
        </w:r>
      </w:ins>
    </w:p>
    <w:p w14:paraId="4453E437" w14:textId="77777777" w:rsidR="00C52B69" w:rsidRPr="00273852" w:rsidRDefault="00C52B69" w:rsidP="00C52B69">
      <w:pPr>
        <w:jc w:val="both"/>
        <w:rPr>
          <w:ins w:id="715" w:author="00051521" w:date="2017-06-06T19:20:00Z"/>
          <w:sz w:val="23"/>
          <w:szCs w:val="23"/>
        </w:rPr>
      </w:pPr>
    </w:p>
    <w:p w14:paraId="6166FC4D" w14:textId="77777777" w:rsidR="00C52B69" w:rsidRPr="00273852" w:rsidRDefault="00C52B69" w:rsidP="00C52B69">
      <w:pPr>
        <w:numPr>
          <w:ilvl w:val="0"/>
          <w:numId w:val="8"/>
        </w:numPr>
        <w:jc w:val="both"/>
        <w:rPr>
          <w:ins w:id="716" w:author="00051521" w:date="2017-06-06T19:20:00Z"/>
          <w:b/>
          <w:sz w:val="23"/>
          <w:szCs w:val="23"/>
        </w:rPr>
      </w:pPr>
      <w:ins w:id="717" w:author="00051521" w:date="2017-06-06T19:20:00Z">
        <w:r w:rsidRPr="00273852">
          <w:rPr>
            <w:b/>
            <w:sz w:val="23"/>
            <w:szCs w:val="23"/>
          </w:rPr>
          <w:t>Work No 18: Replacement and commissioning Ladle tilter motor</w:t>
        </w:r>
      </w:ins>
    </w:p>
    <w:p w14:paraId="46EA0C82" w14:textId="77777777" w:rsidR="00C52B69" w:rsidRPr="00273852" w:rsidRDefault="00C52B69" w:rsidP="00C52B69">
      <w:pPr>
        <w:ind w:left="360"/>
        <w:jc w:val="both"/>
        <w:rPr>
          <w:ins w:id="718" w:author="00051521" w:date="2017-06-06T19:20:00Z"/>
          <w:sz w:val="23"/>
          <w:szCs w:val="23"/>
        </w:rPr>
      </w:pPr>
    </w:p>
    <w:p w14:paraId="1BEEBEB4" w14:textId="77777777" w:rsidR="00C52B69" w:rsidRPr="00273852" w:rsidRDefault="00C52B69" w:rsidP="00C52B69">
      <w:pPr>
        <w:numPr>
          <w:ilvl w:val="0"/>
          <w:numId w:val="34"/>
        </w:numPr>
        <w:jc w:val="both"/>
        <w:rPr>
          <w:ins w:id="719" w:author="00051521" w:date="2017-06-06T19:20:00Z"/>
          <w:sz w:val="23"/>
          <w:szCs w:val="23"/>
        </w:rPr>
      </w:pPr>
      <w:ins w:id="720" w:author="00051521" w:date="2017-06-06T19:20:00Z">
        <w:r w:rsidRPr="00273852">
          <w:rPr>
            <w:sz w:val="23"/>
            <w:szCs w:val="23"/>
          </w:rPr>
          <w:t>Take work permit from shift superintendent and inform PCM area engineer regarding motor replacement job</w:t>
        </w:r>
      </w:ins>
    </w:p>
    <w:p w14:paraId="3116D350" w14:textId="77777777" w:rsidR="00C52B69" w:rsidRPr="00273852" w:rsidRDefault="00C52B69" w:rsidP="00C52B69">
      <w:pPr>
        <w:numPr>
          <w:ilvl w:val="0"/>
          <w:numId w:val="34"/>
        </w:numPr>
        <w:jc w:val="both"/>
        <w:rPr>
          <w:ins w:id="721" w:author="00051521" w:date="2017-06-06T19:20:00Z"/>
          <w:sz w:val="23"/>
          <w:szCs w:val="23"/>
        </w:rPr>
      </w:pPr>
      <w:ins w:id="722" w:author="00051521" w:date="2017-06-06T19:20:00Z">
        <w:r w:rsidRPr="00273852">
          <w:rPr>
            <w:sz w:val="23"/>
            <w:szCs w:val="23"/>
          </w:rPr>
          <w:t>Take electrical shut down of the motor to be replaced</w:t>
        </w:r>
      </w:ins>
    </w:p>
    <w:p w14:paraId="53B56852" w14:textId="77777777" w:rsidR="00C52B69" w:rsidRPr="00273852" w:rsidRDefault="00C52B69" w:rsidP="00C52B69">
      <w:pPr>
        <w:numPr>
          <w:ilvl w:val="0"/>
          <w:numId w:val="34"/>
        </w:numPr>
        <w:jc w:val="both"/>
        <w:rPr>
          <w:ins w:id="723" w:author="00051521" w:date="2017-06-06T19:20:00Z"/>
          <w:sz w:val="23"/>
          <w:szCs w:val="23"/>
        </w:rPr>
      </w:pPr>
      <w:ins w:id="724" w:author="00051521" w:date="2017-06-06T19:20:00Z">
        <w:r w:rsidRPr="00273852">
          <w:rPr>
            <w:sz w:val="23"/>
            <w:szCs w:val="23"/>
          </w:rPr>
          <w:t>Inform electrical department to disconnect the motor</w:t>
        </w:r>
      </w:ins>
    </w:p>
    <w:p w14:paraId="716FFDD5" w14:textId="77777777" w:rsidR="00C52B69" w:rsidRPr="00273852" w:rsidRDefault="00C52B69" w:rsidP="00C52B69">
      <w:pPr>
        <w:numPr>
          <w:ilvl w:val="0"/>
          <w:numId w:val="34"/>
        </w:numPr>
        <w:jc w:val="both"/>
        <w:rPr>
          <w:ins w:id="725" w:author="00051521" w:date="2017-06-06T19:20:00Z"/>
          <w:sz w:val="23"/>
          <w:szCs w:val="23"/>
        </w:rPr>
      </w:pPr>
      <w:ins w:id="726" w:author="00051521" w:date="2017-06-06T19:20:00Z">
        <w:r w:rsidRPr="00273852">
          <w:rPr>
            <w:sz w:val="23"/>
            <w:szCs w:val="23"/>
          </w:rPr>
          <w:t>Shift the new motor near the old motor to be replaced</w:t>
        </w:r>
      </w:ins>
    </w:p>
    <w:p w14:paraId="7069D1BB" w14:textId="77777777" w:rsidR="00C52B69" w:rsidRPr="00273852" w:rsidRDefault="00C52B69" w:rsidP="00C52B69">
      <w:pPr>
        <w:numPr>
          <w:ilvl w:val="0"/>
          <w:numId w:val="34"/>
        </w:numPr>
        <w:jc w:val="both"/>
        <w:rPr>
          <w:ins w:id="727" w:author="00051521" w:date="2017-06-06T19:20:00Z"/>
          <w:sz w:val="23"/>
          <w:szCs w:val="23"/>
        </w:rPr>
      </w:pPr>
      <w:ins w:id="728" w:author="00051521" w:date="2017-06-06T19:20:00Z">
        <w:r w:rsidRPr="00273852">
          <w:rPr>
            <w:sz w:val="23"/>
            <w:szCs w:val="23"/>
          </w:rPr>
          <w:t xml:space="preserve">Replace the motor using chain pulley block </w:t>
        </w:r>
        <w:proofErr w:type="spellStart"/>
        <w:r w:rsidRPr="00273852">
          <w:rPr>
            <w:sz w:val="23"/>
            <w:szCs w:val="23"/>
          </w:rPr>
          <w:t>etc</w:t>
        </w:r>
        <w:proofErr w:type="spellEnd"/>
        <w:r w:rsidRPr="00273852">
          <w:rPr>
            <w:sz w:val="23"/>
            <w:szCs w:val="23"/>
          </w:rPr>
          <w:t xml:space="preserve"> for lifting</w:t>
        </w:r>
      </w:ins>
    </w:p>
    <w:p w14:paraId="269FEECB" w14:textId="77777777" w:rsidR="00C52B69" w:rsidRPr="00273852" w:rsidRDefault="00C52B69" w:rsidP="00C52B69">
      <w:pPr>
        <w:numPr>
          <w:ilvl w:val="0"/>
          <w:numId w:val="34"/>
        </w:numPr>
        <w:jc w:val="both"/>
        <w:rPr>
          <w:ins w:id="729" w:author="00051521" w:date="2017-06-06T19:20:00Z"/>
          <w:sz w:val="23"/>
          <w:szCs w:val="23"/>
        </w:rPr>
      </w:pPr>
      <w:ins w:id="730" w:author="00051521" w:date="2017-06-06T19:20:00Z">
        <w:r w:rsidRPr="00273852">
          <w:rPr>
            <w:sz w:val="23"/>
            <w:szCs w:val="23"/>
          </w:rPr>
          <w:t>Take temporary clearance of shut down and ask electrical for de-couple trial</w:t>
        </w:r>
      </w:ins>
    </w:p>
    <w:p w14:paraId="60989EF6" w14:textId="77777777" w:rsidR="00C52B69" w:rsidRPr="00273852" w:rsidRDefault="00C52B69" w:rsidP="00C52B69">
      <w:pPr>
        <w:numPr>
          <w:ilvl w:val="0"/>
          <w:numId w:val="34"/>
        </w:numPr>
        <w:jc w:val="both"/>
        <w:rPr>
          <w:ins w:id="731" w:author="00051521" w:date="2017-06-06T19:20:00Z"/>
          <w:sz w:val="23"/>
          <w:szCs w:val="23"/>
        </w:rPr>
      </w:pPr>
      <w:ins w:id="732" w:author="00051521" w:date="2017-06-06T19:20:00Z">
        <w:r w:rsidRPr="00273852">
          <w:rPr>
            <w:sz w:val="23"/>
            <w:szCs w:val="23"/>
          </w:rPr>
          <w:lastRenderedPageBreak/>
          <w:t>Do the necessary coupling and final alignment before commissioning</w:t>
        </w:r>
      </w:ins>
    </w:p>
    <w:p w14:paraId="5A172C91" w14:textId="77777777" w:rsidR="00C52B69" w:rsidRPr="00273852" w:rsidRDefault="00C52B69" w:rsidP="00C52B69">
      <w:pPr>
        <w:numPr>
          <w:ilvl w:val="0"/>
          <w:numId w:val="34"/>
        </w:numPr>
        <w:jc w:val="both"/>
        <w:rPr>
          <w:ins w:id="733" w:author="00051521" w:date="2017-06-06T19:20:00Z"/>
          <w:sz w:val="23"/>
          <w:szCs w:val="23"/>
        </w:rPr>
      </w:pPr>
      <w:ins w:id="734" w:author="00051521" w:date="2017-06-06T19:20:00Z">
        <w:r w:rsidRPr="00273852">
          <w:rPr>
            <w:sz w:val="23"/>
            <w:szCs w:val="23"/>
          </w:rPr>
          <w:t>Ensure that all foundation bolts are tightened and coupling guards are in place</w:t>
        </w:r>
      </w:ins>
    </w:p>
    <w:p w14:paraId="4615916A" w14:textId="77777777" w:rsidR="00C52B69" w:rsidRPr="00273852" w:rsidRDefault="00C52B69" w:rsidP="00C52B69">
      <w:pPr>
        <w:numPr>
          <w:ilvl w:val="0"/>
          <w:numId w:val="34"/>
        </w:numPr>
        <w:jc w:val="both"/>
        <w:rPr>
          <w:ins w:id="735" w:author="00051521" w:date="2017-06-06T19:20:00Z"/>
          <w:sz w:val="23"/>
          <w:szCs w:val="23"/>
        </w:rPr>
      </w:pPr>
      <w:ins w:id="736" w:author="00051521" w:date="2017-06-06T19:20:00Z">
        <w:r w:rsidRPr="00273852">
          <w:rPr>
            <w:sz w:val="23"/>
            <w:szCs w:val="23"/>
          </w:rPr>
          <w:t>Ensure that inching operation is taken during direction trial</w:t>
        </w:r>
      </w:ins>
    </w:p>
    <w:p w14:paraId="44786813" w14:textId="77777777" w:rsidR="00C52B69" w:rsidRPr="00273852" w:rsidRDefault="00C52B69" w:rsidP="00C52B69">
      <w:pPr>
        <w:numPr>
          <w:ilvl w:val="0"/>
          <w:numId w:val="34"/>
        </w:numPr>
        <w:jc w:val="both"/>
        <w:rPr>
          <w:ins w:id="737" w:author="00051521" w:date="2017-06-06T19:20:00Z"/>
          <w:sz w:val="23"/>
          <w:szCs w:val="23"/>
        </w:rPr>
      </w:pPr>
      <w:ins w:id="738" w:author="00051521" w:date="2017-06-06T19:20:00Z">
        <w:r w:rsidRPr="00273852">
          <w:rPr>
            <w:sz w:val="23"/>
            <w:szCs w:val="23"/>
          </w:rPr>
          <w:t>Take note of current readings to check for normal operation of the drive</w:t>
        </w:r>
      </w:ins>
    </w:p>
    <w:p w14:paraId="5A3D6F33" w14:textId="77777777" w:rsidR="00C52B69" w:rsidRPr="00273852" w:rsidRDefault="00C52B69" w:rsidP="00C52B69">
      <w:pPr>
        <w:numPr>
          <w:ilvl w:val="0"/>
          <w:numId w:val="34"/>
        </w:numPr>
        <w:jc w:val="both"/>
        <w:rPr>
          <w:ins w:id="739" w:author="00051521" w:date="2017-06-06T19:20:00Z"/>
          <w:sz w:val="23"/>
          <w:szCs w:val="23"/>
        </w:rPr>
      </w:pPr>
      <w:ins w:id="740" w:author="00051521" w:date="2017-06-06T19:20:00Z">
        <w:r w:rsidRPr="00273852">
          <w:rPr>
            <w:sz w:val="23"/>
            <w:szCs w:val="23"/>
          </w:rPr>
          <w:t>Take vibration readings to check alignment if necessary</w:t>
        </w:r>
      </w:ins>
    </w:p>
    <w:p w14:paraId="01DFF09E" w14:textId="77777777" w:rsidR="00C52B69" w:rsidRPr="00273852" w:rsidRDefault="00C52B69" w:rsidP="00C52B69">
      <w:pPr>
        <w:numPr>
          <w:ilvl w:val="0"/>
          <w:numId w:val="34"/>
        </w:numPr>
        <w:jc w:val="both"/>
        <w:rPr>
          <w:ins w:id="741" w:author="00051521" w:date="2017-06-06T19:20:00Z"/>
          <w:sz w:val="23"/>
          <w:szCs w:val="23"/>
        </w:rPr>
      </w:pPr>
      <w:ins w:id="742" w:author="00051521" w:date="2017-06-06T19:20:00Z">
        <w:r w:rsidRPr="00273852">
          <w:rPr>
            <w:sz w:val="23"/>
            <w:szCs w:val="23"/>
          </w:rPr>
          <w:t>Clear shut down and permit and hand over to production.</w:t>
        </w:r>
      </w:ins>
    </w:p>
    <w:p w14:paraId="071E7EE5" w14:textId="77777777" w:rsidR="00C52B69" w:rsidRPr="00273852" w:rsidRDefault="00C52B69" w:rsidP="00C52B69">
      <w:pPr>
        <w:jc w:val="both"/>
        <w:rPr>
          <w:ins w:id="743" w:author="00051521" w:date="2017-06-06T19:20:00Z"/>
          <w:sz w:val="23"/>
          <w:szCs w:val="23"/>
        </w:rPr>
      </w:pPr>
    </w:p>
    <w:p w14:paraId="37F6D217" w14:textId="77777777" w:rsidR="00C52B69" w:rsidRPr="00273852" w:rsidRDefault="00C52B69" w:rsidP="00C52B69">
      <w:pPr>
        <w:numPr>
          <w:ilvl w:val="0"/>
          <w:numId w:val="8"/>
        </w:numPr>
        <w:jc w:val="both"/>
        <w:rPr>
          <w:ins w:id="744" w:author="00051521" w:date="2017-06-06T19:20:00Z"/>
          <w:b/>
          <w:sz w:val="23"/>
          <w:szCs w:val="23"/>
        </w:rPr>
      </w:pPr>
      <w:ins w:id="745" w:author="00051521" w:date="2017-06-06T19:20:00Z">
        <w:r w:rsidRPr="00273852">
          <w:rPr>
            <w:b/>
            <w:sz w:val="23"/>
            <w:szCs w:val="23"/>
          </w:rPr>
          <w:t>Work No 19: Fabrication of safe working platform for Flocculant stirrer tank</w:t>
        </w:r>
      </w:ins>
    </w:p>
    <w:p w14:paraId="12E67DFD" w14:textId="77777777" w:rsidR="00C52B69" w:rsidRPr="00273852" w:rsidRDefault="00C52B69" w:rsidP="00C52B69">
      <w:pPr>
        <w:jc w:val="both"/>
        <w:rPr>
          <w:ins w:id="746" w:author="00051521" w:date="2017-06-06T19:20:00Z"/>
          <w:sz w:val="23"/>
          <w:szCs w:val="23"/>
        </w:rPr>
      </w:pPr>
    </w:p>
    <w:p w14:paraId="2F7BFB99" w14:textId="77777777" w:rsidR="00C52B69" w:rsidRPr="00273852" w:rsidRDefault="00C52B69" w:rsidP="00C52B69">
      <w:pPr>
        <w:numPr>
          <w:ilvl w:val="0"/>
          <w:numId w:val="35"/>
        </w:numPr>
        <w:jc w:val="both"/>
        <w:rPr>
          <w:ins w:id="747" w:author="00051521" w:date="2017-06-06T19:20:00Z"/>
          <w:sz w:val="23"/>
          <w:szCs w:val="23"/>
        </w:rPr>
      </w:pPr>
      <w:ins w:id="748" w:author="00051521" w:date="2017-06-06T19:20:00Z">
        <w:r w:rsidRPr="00273852">
          <w:rPr>
            <w:sz w:val="23"/>
            <w:szCs w:val="23"/>
          </w:rPr>
          <w:t>Take work permit from shift superintendent and inform PCM area engineer regarding job</w:t>
        </w:r>
      </w:ins>
    </w:p>
    <w:p w14:paraId="426FE843" w14:textId="77777777" w:rsidR="00C52B69" w:rsidRPr="00273852" w:rsidRDefault="00C52B69" w:rsidP="00C52B69">
      <w:pPr>
        <w:numPr>
          <w:ilvl w:val="0"/>
          <w:numId w:val="35"/>
        </w:numPr>
        <w:jc w:val="both"/>
        <w:rPr>
          <w:ins w:id="749" w:author="00051521" w:date="2017-06-06T19:20:00Z"/>
          <w:sz w:val="23"/>
          <w:szCs w:val="23"/>
        </w:rPr>
      </w:pPr>
      <w:ins w:id="750" w:author="00051521" w:date="2017-06-06T19:20:00Z">
        <w:r w:rsidRPr="00273852">
          <w:rPr>
            <w:sz w:val="23"/>
            <w:szCs w:val="23"/>
          </w:rPr>
          <w:t>Take electrical shut down of the stirrer</w:t>
        </w:r>
      </w:ins>
    </w:p>
    <w:p w14:paraId="5A2E1759" w14:textId="77777777" w:rsidR="00C52B69" w:rsidRPr="00273852" w:rsidRDefault="00C52B69" w:rsidP="00C52B69">
      <w:pPr>
        <w:numPr>
          <w:ilvl w:val="0"/>
          <w:numId w:val="35"/>
        </w:numPr>
        <w:jc w:val="both"/>
        <w:rPr>
          <w:ins w:id="751" w:author="00051521" w:date="2017-06-06T19:20:00Z"/>
          <w:sz w:val="23"/>
          <w:szCs w:val="23"/>
        </w:rPr>
      </w:pPr>
      <w:ins w:id="752" w:author="00051521" w:date="2017-06-06T19:20:00Z">
        <w:r w:rsidRPr="00273852">
          <w:rPr>
            <w:sz w:val="23"/>
            <w:szCs w:val="23"/>
          </w:rPr>
          <w:t>Inform electrical department to disconnect the motor</w:t>
        </w:r>
      </w:ins>
    </w:p>
    <w:p w14:paraId="35429656" w14:textId="77777777" w:rsidR="00C52B69" w:rsidRPr="00273852" w:rsidRDefault="00C52B69" w:rsidP="00C52B69">
      <w:pPr>
        <w:numPr>
          <w:ilvl w:val="0"/>
          <w:numId w:val="35"/>
        </w:numPr>
        <w:jc w:val="both"/>
        <w:rPr>
          <w:ins w:id="753" w:author="00051521" w:date="2017-06-06T19:20:00Z"/>
          <w:sz w:val="23"/>
          <w:szCs w:val="23"/>
        </w:rPr>
      </w:pPr>
      <w:ins w:id="754" w:author="00051521" w:date="2017-06-06T19:20:00Z">
        <w:r w:rsidRPr="00273852">
          <w:rPr>
            <w:sz w:val="23"/>
            <w:szCs w:val="23"/>
          </w:rPr>
          <w:t>Check the tank by hammering to check the strength of the container</w:t>
        </w:r>
      </w:ins>
    </w:p>
    <w:p w14:paraId="568E3563" w14:textId="77777777" w:rsidR="00C52B69" w:rsidRPr="00273852" w:rsidRDefault="00C52B69" w:rsidP="00C52B69">
      <w:pPr>
        <w:numPr>
          <w:ilvl w:val="0"/>
          <w:numId w:val="35"/>
        </w:numPr>
        <w:jc w:val="both"/>
        <w:rPr>
          <w:ins w:id="755" w:author="00051521" w:date="2017-06-06T19:20:00Z"/>
          <w:sz w:val="23"/>
          <w:szCs w:val="23"/>
        </w:rPr>
      </w:pPr>
      <w:ins w:id="756" w:author="00051521" w:date="2017-06-06T19:20:00Z">
        <w:r w:rsidRPr="00273852">
          <w:rPr>
            <w:sz w:val="23"/>
            <w:szCs w:val="23"/>
          </w:rPr>
          <w:t>Remove stirrer assembly by loosening the bolts, ensure safe handling of motor</w:t>
        </w:r>
      </w:ins>
    </w:p>
    <w:p w14:paraId="28A2F022" w14:textId="77777777" w:rsidR="00C52B69" w:rsidRPr="00273852" w:rsidRDefault="00C52B69" w:rsidP="00C52B69">
      <w:pPr>
        <w:numPr>
          <w:ilvl w:val="0"/>
          <w:numId w:val="35"/>
        </w:numPr>
        <w:jc w:val="both"/>
        <w:rPr>
          <w:ins w:id="757" w:author="00051521" w:date="2017-06-06T19:20:00Z"/>
          <w:sz w:val="23"/>
          <w:szCs w:val="23"/>
        </w:rPr>
      </w:pPr>
      <w:ins w:id="758" w:author="00051521" w:date="2017-06-06T19:20:00Z">
        <w:r w:rsidRPr="00273852">
          <w:rPr>
            <w:sz w:val="23"/>
            <w:szCs w:val="23"/>
          </w:rPr>
          <w:t>Replace the top cover of tank if required, follow SP-44-F for cutting job</w:t>
        </w:r>
      </w:ins>
    </w:p>
    <w:p w14:paraId="0DE301AD" w14:textId="77777777" w:rsidR="00C52B69" w:rsidRPr="00273852" w:rsidRDefault="00C52B69" w:rsidP="00C52B69">
      <w:pPr>
        <w:numPr>
          <w:ilvl w:val="0"/>
          <w:numId w:val="35"/>
        </w:numPr>
        <w:jc w:val="both"/>
        <w:rPr>
          <w:ins w:id="759" w:author="00051521" w:date="2017-06-06T19:20:00Z"/>
          <w:sz w:val="23"/>
          <w:szCs w:val="23"/>
        </w:rPr>
      </w:pPr>
      <w:ins w:id="760" w:author="00051521" w:date="2017-06-06T19:20:00Z">
        <w:r w:rsidRPr="00273852">
          <w:rPr>
            <w:sz w:val="23"/>
            <w:szCs w:val="23"/>
          </w:rPr>
          <w:t xml:space="preserve">Before cutting job is carried out, ensure the tank is flushed out with fresh water. </w:t>
        </w:r>
      </w:ins>
    </w:p>
    <w:p w14:paraId="58C3FB99" w14:textId="77777777" w:rsidR="00C52B69" w:rsidRPr="00273852" w:rsidRDefault="00C52B69" w:rsidP="00C52B69">
      <w:pPr>
        <w:numPr>
          <w:ilvl w:val="0"/>
          <w:numId w:val="35"/>
        </w:numPr>
        <w:jc w:val="both"/>
        <w:rPr>
          <w:ins w:id="761" w:author="00051521" w:date="2017-06-06T19:20:00Z"/>
          <w:sz w:val="23"/>
          <w:szCs w:val="23"/>
        </w:rPr>
      </w:pPr>
      <w:ins w:id="762" w:author="00051521" w:date="2017-06-06T19:20:00Z">
        <w:r w:rsidRPr="00273852">
          <w:rPr>
            <w:sz w:val="23"/>
            <w:szCs w:val="23"/>
          </w:rPr>
          <w:t>Fill the tank with water to ¼ level of the tank to avoid residue to come in contact with gas cutting flame or welding activity</w:t>
        </w:r>
      </w:ins>
    </w:p>
    <w:p w14:paraId="71980DCC" w14:textId="77777777" w:rsidR="00C52B69" w:rsidRPr="00273852" w:rsidRDefault="00C52B69" w:rsidP="00C52B69">
      <w:pPr>
        <w:numPr>
          <w:ilvl w:val="0"/>
          <w:numId w:val="35"/>
        </w:numPr>
        <w:jc w:val="both"/>
        <w:rPr>
          <w:ins w:id="763" w:author="00051521" w:date="2017-06-06T19:20:00Z"/>
          <w:sz w:val="23"/>
          <w:szCs w:val="23"/>
        </w:rPr>
      </w:pPr>
      <w:ins w:id="764" w:author="00051521" w:date="2017-06-06T19:20:00Z">
        <w:r w:rsidRPr="00273852">
          <w:rPr>
            <w:sz w:val="23"/>
            <w:szCs w:val="23"/>
          </w:rPr>
          <w:t xml:space="preserve">Install the tank on frame using hydra, follow </w:t>
        </w:r>
        <w:r w:rsidRPr="00273852">
          <w:rPr>
            <w:sz w:val="23"/>
            <w:szCs w:val="23"/>
          </w:rPr>
          <w:fldChar w:fldCharType="begin"/>
        </w:r>
        <w:r w:rsidRPr="00273852">
          <w:rPr>
            <w:sz w:val="23"/>
            <w:szCs w:val="23"/>
          </w:rPr>
          <w:instrText>HYPERLINK "\\\\192.168.6.5\\..\\..\\Documents and Settings\\kapil.SGL\\Local Settings\\Temp\\Temporary Directory 4 for Work Instructions Revised.zip\\WIMAINT12 MATERIAL HANDLING .doc"</w:instrText>
        </w:r>
        <w:r w:rsidRPr="00273852">
          <w:rPr>
            <w:sz w:val="23"/>
            <w:szCs w:val="23"/>
          </w:rPr>
          <w:fldChar w:fldCharType="separate"/>
        </w:r>
        <w:r w:rsidRPr="00273852">
          <w:rPr>
            <w:rStyle w:val="Hyperlink"/>
            <w:sz w:val="23"/>
            <w:szCs w:val="23"/>
          </w:rPr>
          <w:t>WI/MAINT/12</w:t>
        </w:r>
        <w:r w:rsidRPr="00273852">
          <w:rPr>
            <w:sz w:val="23"/>
            <w:szCs w:val="23"/>
          </w:rPr>
          <w:fldChar w:fldCharType="end"/>
        </w:r>
        <w:r w:rsidRPr="00273852">
          <w:rPr>
            <w:sz w:val="23"/>
            <w:szCs w:val="23"/>
          </w:rPr>
          <w:t xml:space="preserve"> for material handling</w:t>
        </w:r>
      </w:ins>
    </w:p>
    <w:p w14:paraId="7156368E" w14:textId="77777777" w:rsidR="00C52B69" w:rsidRPr="00273852" w:rsidRDefault="00C52B69" w:rsidP="00C52B69">
      <w:pPr>
        <w:numPr>
          <w:ilvl w:val="0"/>
          <w:numId w:val="35"/>
        </w:numPr>
        <w:jc w:val="both"/>
        <w:rPr>
          <w:ins w:id="765" w:author="00051521" w:date="2017-06-06T19:20:00Z"/>
          <w:sz w:val="23"/>
          <w:szCs w:val="23"/>
        </w:rPr>
      </w:pPr>
      <w:ins w:id="766" w:author="00051521" w:date="2017-06-06T19:20:00Z">
        <w:r w:rsidRPr="00273852">
          <w:rPr>
            <w:sz w:val="23"/>
            <w:szCs w:val="23"/>
          </w:rPr>
          <w:t>Place the fabricated platform using hydra and give necessary supports</w:t>
        </w:r>
      </w:ins>
    </w:p>
    <w:p w14:paraId="1377D1B6" w14:textId="77777777" w:rsidR="00C52B69" w:rsidRPr="00273852" w:rsidRDefault="00C52B69" w:rsidP="00C52B69">
      <w:pPr>
        <w:numPr>
          <w:ilvl w:val="0"/>
          <w:numId w:val="35"/>
        </w:numPr>
        <w:jc w:val="both"/>
        <w:rPr>
          <w:ins w:id="767" w:author="00051521" w:date="2017-06-06T19:20:00Z"/>
          <w:sz w:val="23"/>
          <w:szCs w:val="23"/>
        </w:rPr>
      </w:pPr>
      <w:ins w:id="768" w:author="00051521" w:date="2017-06-06T19:20:00Z">
        <w:r w:rsidRPr="00273852">
          <w:rPr>
            <w:sz w:val="23"/>
            <w:szCs w:val="23"/>
          </w:rPr>
          <w:t xml:space="preserve">After welding job is done, check for proper welding </w:t>
        </w:r>
      </w:ins>
    </w:p>
    <w:p w14:paraId="76B4EAC9" w14:textId="77777777" w:rsidR="00C52B69" w:rsidRPr="00273852" w:rsidRDefault="00C52B69" w:rsidP="00C52B69">
      <w:pPr>
        <w:numPr>
          <w:ilvl w:val="0"/>
          <w:numId w:val="35"/>
        </w:numPr>
        <w:jc w:val="both"/>
        <w:rPr>
          <w:ins w:id="769" w:author="00051521" w:date="2017-06-06T19:20:00Z"/>
          <w:sz w:val="23"/>
          <w:szCs w:val="23"/>
        </w:rPr>
      </w:pPr>
      <w:ins w:id="770" w:author="00051521" w:date="2017-06-06T19:20:00Z">
        <w:r w:rsidRPr="00273852">
          <w:rPr>
            <w:sz w:val="23"/>
            <w:szCs w:val="23"/>
          </w:rPr>
          <w:t xml:space="preserve">Install back the stirrer on the newly installed cap on top of frame </w:t>
        </w:r>
      </w:ins>
    </w:p>
    <w:p w14:paraId="15A01FA7" w14:textId="77777777" w:rsidR="00C52B69" w:rsidRPr="00273852" w:rsidRDefault="00C52B69" w:rsidP="00C52B69">
      <w:pPr>
        <w:numPr>
          <w:ilvl w:val="0"/>
          <w:numId w:val="35"/>
        </w:numPr>
        <w:jc w:val="both"/>
        <w:rPr>
          <w:ins w:id="771" w:author="00051521" w:date="2017-06-06T19:20:00Z"/>
          <w:sz w:val="23"/>
          <w:szCs w:val="23"/>
        </w:rPr>
      </w:pPr>
      <w:ins w:id="772" w:author="00051521" w:date="2017-06-06T19:20:00Z">
        <w:r w:rsidRPr="00273852">
          <w:rPr>
            <w:sz w:val="23"/>
            <w:szCs w:val="23"/>
          </w:rPr>
          <w:t xml:space="preserve">Get the stirrer connection by informing electrical dept., clear the </w:t>
        </w:r>
        <w:proofErr w:type="spellStart"/>
        <w:r w:rsidRPr="00273852">
          <w:rPr>
            <w:sz w:val="23"/>
            <w:szCs w:val="23"/>
          </w:rPr>
          <w:t>shut down</w:t>
        </w:r>
        <w:proofErr w:type="spellEnd"/>
        <w:r w:rsidRPr="00273852">
          <w:rPr>
            <w:sz w:val="23"/>
            <w:szCs w:val="23"/>
          </w:rPr>
          <w:t>, take direction trials by inching operation</w:t>
        </w:r>
      </w:ins>
    </w:p>
    <w:p w14:paraId="3AEAFC3F" w14:textId="77777777" w:rsidR="00C52B69" w:rsidRPr="00273852" w:rsidRDefault="00C52B69" w:rsidP="00C52B69">
      <w:pPr>
        <w:numPr>
          <w:ilvl w:val="0"/>
          <w:numId w:val="35"/>
        </w:numPr>
        <w:jc w:val="both"/>
        <w:rPr>
          <w:ins w:id="773" w:author="00051521" w:date="2017-06-06T19:20:00Z"/>
          <w:sz w:val="23"/>
          <w:szCs w:val="23"/>
        </w:rPr>
      </w:pPr>
      <w:ins w:id="774" w:author="00051521" w:date="2017-06-06T19:20:00Z">
        <w:r w:rsidRPr="00273852">
          <w:rPr>
            <w:sz w:val="23"/>
            <w:szCs w:val="23"/>
          </w:rPr>
          <w:t>Empty the tank and remove scrap from the area before handing over to production.</w:t>
        </w:r>
      </w:ins>
    </w:p>
    <w:p w14:paraId="63DBC7AA" w14:textId="77777777" w:rsidR="00C52B69" w:rsidRPr="00273852" w:rsidRDefault="00C52B69" w:rsidP="00C52B69">
      <w:pPr>
        <w:jc w:val="both"/>
        <w:rPr>
          <w:ins w:id="775" w:author="00051521" w:date="2017-06-06T19:20:00Z"/>
          <w:sz w:val="23"/>
          <w:szCs w:val="23"/>
        </w:rPr>
      </w:pPr>
    </w:p>
    <w:p w14:paraId="0187A93E" w14:textId="77777777" w:rsidR="00C52B69" w:rsidRPr="00273852" w:rsidRDefault="00C52B69" w:rsidP="00C52B69">
      <w:pPr>
        <w:numPr>
          <w:ilvl w:val="0"/>
          <w:numId w:val="8"/>
        </w:numPr>
        <w:jc w:val="both"/>
        <w:rPr>
          <w:ins w:id="776" w:author="00051521" w:date="2017-06-06T19:20:00Z"/>
          <w:b/>
          <w:sz w:val="23"/>
          <w:szCs w:val="23"/>
        </w:rPr>
      </w:pPr>
      <w:ins w:id="777" w:author="00051521" w:date="2017-06-06T19:20:00Z">
        <w:r w:rsidRPr="00273852">
          <w:rPr>
            <w:b/>
            <w:sz w:val="23"/>
            <w:szCs w:val="23"/>
          </w:rPr>
          <w:t>Work No 20: Replacement of primary and secondary discharge chutes</w:t>
        </w:r>
      </w:ins>
    </w:p>
    <w:p w14:paraId="4C7452E4" w14:textId="77777777" w:rsidR="00C52B69" w:rsidRPr="00273852" w:rsidRDefault="00C52B69" w:rsidP="00C52B69">
      <w:pPr>
        <w:numPr>
          <w:ilvl w:val="0"/>
          <w:numId w:val="49"/>
        </w:numPr>
        <w:jc w:val="both"/>
        <w:rPr>
          <w:ins w:id="778" w:author="00051521" w:date="2017-06-06T19:20:00Z"/>
          <w:sz w:val="23"/>
          <w:szCs w:val="23"/>
        </w:rPr>
      </w:pPr>
      <w:ins w:id="779" w:author="00051521" w:date="2017-06-06T19:20:00Z">
        <w:r w:rsidRPr="00273852">
          <w:rPr>
            <w:sz w:val="23"/>
            <w:szCs w:val="23"/>
          </w:rPr>
          <w:t>Take work permit from Shift Superintendent and inform PCM in charge regarding chute replacement</w:t>
        </w:r>
      </w:ins>
    </w:p>
    <w:p w14:paraId="259CC47B" w14:textId="77777777" w:rsidR="00C52B69" w:rsidRPr="00273852" w:rsidRDefault="00C52B69" w:rsidP="00C52B69">
      <w:pPr>
        <w:numPr>
          <w:ilvl w:val="0"/>
          <w:numId w:val="49"/>
        </w:numPr>
        <w:jc w:val="both"/>
        <w:rPr>
          <w:ins w:id="780" w:author="00051521" w:date="2017-06-06T19:20:00Z"/>
          <w:sz w:val="23"/>
          <w:szCs w:val="23"/>
        </w:rPr>
      </w:pPr>
      <w:ins w:id="781" w:author="00051521" w:date="2017-06-06T19:20:00Z">
        <w:r w:rsidRPr="00273852">
          <w:rPr>
            <w:sz w:val="23"/>
            <w:szCs w:val="23"/>
          </w:rPr>
          <w:t xml:space="preserve">Take electrical shutdown of PCM by putting off isolator and locking with padlock (LOTO). </w:t>
        </w:r>
      </w:ins>
    </w:p>
    <w:p w14:paraId="0A2A64D9" w14:textId="77777777" w:rsidR="00C52B69" w:rsidRPr="00273852" w:rsidRDefault="00C52B69" w:rsidP="00C52B69">
      <w:pPr>
        <w:numPr>
          <w:ilvl w:val="0"/>
          <w:numId w:val="49"/>
        </w:numPr>
        <w:jc w:val="both"/>
        <w:rPr>
          <w:ins w:id="782" w:author="00051521" w:date="2017-06-06T19:20:00Z"/>
          <w:sz w:val="23"/>
          <w:szCs w:val="23"/>
        </w:rPr>
      </w:pPr>
      <w:ins w:id="783" w:author="00051521" w:date="2017-06-06T19:20:00Z">
        <w:r w:rsidRPr="00273852">
          <w:rPr>
            <w:sz w:val="23"/>
            <w:szCs w:val="23"/>
          </w:rPr>
          <w:t>Clean all pigs and chips which have got stuck before going below the chutes</w:t>
        </w:r>
      </w:ins>
    </w:p>
    <w:p w14:paraId="176B9B39" w14:textId="77777777" w:rsidR="00C52B69" w:rsidRPr="00273852" w:rsidRDefault="00C52B69" w:rsidP="00C52B69">
      <w:pPr>
        <w:numPr>
          <w:ilvl w:val="0"/>
          <w:numId w:val="49"/>
        </w:numPr>
        <w:jc w:val="both"/>
        <w:rPr>
          <w:ins w:id="784" w:author="00051521" w:date="2017-06-06T19:20:00Z"/>
          <w:sz w:val="23"/>
          <w:szCs w:val="23"/>
        </w:rPr>
      </w:pPr>
      <w:ins w:id="785" w:author="00051521" w:date="2017-06-06T19:20:00Z">
        <w:r w:rsidRPr="00273852">
          <w:rPr>
            <w:sz w:val="23"/>
            <w:szCs w:val="23"/>
          </w:rPr>
          <w:t>Do ensure that all people working in the discharge end wear eye protection safety goggles to prevent metal chips from falling in eyes</w:t>
        </w:r>
      </w:ins>
    </w:p>
    <w:p w14:paraId="162E8AA3" w14:textId="77777777" w:rsidR="00C52B69" w:rsidRPr="00273852" w:rsidRDefault="00C52B69" w:rsidP="00C52B69">
      <w:pPr>
        <w:numPr>
          <w:ilvl w:val="0"/>
          <w:numId w:val="49"/>
        </w:numPr>
        <w:jc w:val="both"/>
        <w:rPr>
          <w:ins w:id="786" w:author="00051521" w:date="2017-06-06T19:20:00Z"/>
          <w:sz w:val="23"/>
          <w:szCs w:val="23"/>
        </w:rPr>
      </w:pPr>
      <w:ins w:id="787" w:author="00051521" w:date="2017-06-06T19:20:00Z">
        <w:r w:rsidRPr="00273852">
          <w:rPr>
            <w:sz w:val="23"/>
            <w:szCs w:val="23"/>
          </w:rPr>
          <w:t>Dismantle head end hammer platform if required</w:t>
        </w:r>
      </w:ins>
    </w:p>
    <w:p w14:paraId="12895A25" w14:textId="77777777" w:rsidR="00C52B69" w:rsidRPr="00273852" w:rsidRDefault="00C52B69" w:rsidP="00C52B69">
      <w:pPr>
        <w:numPr>
          <w:ilvl w:val="0"/>
          <w:numId w:val="49"/>
        </w:numPr>
        <w:jc w:val="both"/>
        <w:rPr>
          <w:ins w:id="788" w:author="00051521" w:date="2017-06-06T19:20:00Z"/>
          <w:sz w:val="23"/>
          <w:szCs w:val="23"/>
        </w:rPr>
      </w:pPr>
      <w:ins w:id="789" w:author="00051521" w:date="2017-06-06T19:20:00Z">
        <w:r w:rsidRPr="00273852">
          <w:rPr>
            <w:sz w:val="23"/>
            <w:szCs w:val="23"/>
          </w:rPr>
          <w:t xml:space="preserve">Dismantle the pig discharge chutes– 2 </w:t>
        </w:r>
        <w:proofErr w:type="spellStart"/>
        <w:r w:rsidRPr="00273852">
          <w:rPr>
            <w:sz w:val="23"/>
            <w:szCs w:val="23"/>
          </w:rPr>
          <w:t>nos</w:t>
        </w:r>
        <w:proofErr w:type="spellEnd"/>
        <w:r w:rsidRPr="00273852">
          <w:rPr>
            <w:sz w:val="23"/>
            <w:szCs w:val="23"/>
          </w:rPr>
          <w:t xml:space="preserve"> with the help of hydra. Follow procedure WI/MAINT/94 for dismantling of chutes</w:t>
        </w:r>
      </w:ins>
    </w:p>
    <w:p w14:paraId="3A54097F" w14:textId="77777777" w:rsidR="00C52B69" w:rsidRPr="00273852" w:rsidRDefault="00C52B69" w:rsidP="00C52B69">
      <w:pPr>
        <w:numPr>
          <w:ilvl w:val="0"/>
          <w:numId w:val="49"/>
        </w:numPr>
        <w:jc w:val="both"/>
        <w:rPr>
          <w:ins w:id="790" w:author="00051521" w:date="2017-06-06T19:20:00Z"/>
          <w:sz w:val="23"/>
          <w:szCs w:val="23"/>
        </w:rPr>
      </w:pPr>
      <w:ins w:id="791" w:author="00051521" w:date="2017-06-06T19:20:00Z">
        <w:r w:rsidRPr="00273852">
          <w:rPr>
            <w:sz w:val="23"/>
            <w:szCs w:val="23"/>
          </w:rPr>
          <w:t xml:space="preserve">Erect the pig discharge chutes– 2 </w:t>
        </w:r>
        <w:proofErr w:type="spellStart"/>
        <w:r w:rsidRPr="00273852">
          <w:rPr>
            <w:sz w:val="23"/>
            <w:szCs w:val="23"/>
          </w:rPr>
          <w:t>nos</w:t>
        </w:r>
        <w:proofErr w:type="spellEnd"/>
        <w:r w:rsidRPr="00273852">
          <w:rPr>
            <w:sz w:val="23"/>
            <w:szCs w:val="23"/>
          </w:rPr>
          <w:t xml:space="preserve"> with the help of hydra. Follow procedure WI/MAINT/94 for erecting of chutes</w:t>
        </w:r>
      </w:ins>
    </w:p>
    <w:p w14:paraId="44FD0EA0" w14:textId="77777777" w:rsidR="00C52B69" w:rsidRPr="00273852" w:rsidRDefault="00C52B69" w:rsidP="00C52B69">
      <w:pPr>
        <w:numPr>
          <w:ilvl w:val="0"/>
          <w:numId w:val="49"/>
        </w:numPr>
        <w:jc w:val="both"/>
        <w:rPr>
          <w:ins w:id="792" w:author="00051521" w:date="2017-06-06T19:20:00Z"/>
          <w:sz w:val="23"/>
          <w:szCs w:val="23"/>
        </w:rPr>
      </w:pPr>
      <w:ins w:id="793" w:author="00051521" w:date="2017-06-06T19:20:00Z">
        <w:r w:rsidRPr="00273852">
          <w:rPr>
            <w:sz w:val="23"/>
            <w:szCs w:val="23"/>
          </w:rPr>
          <w:t>Do full welding and provide additional supports if required</w:t>
        </w:r>
      </w:ins>
    </w:p>
    <w:p w14:paraId="3B26E086" w14:textId="77777777" w:rsidR="00C52B69" w:rsidRPr="00273852" w:rsidRDefault="00C52B69" w:rsidP="00C52B69">
      <w:pPr>
        <w:ind w:left="720"/>
        <w:jc w:val="both"/>
        <w:rPr>
          <w:ins w:id="794" w:author="00051521" w:date="2017-06-06T19:20:00Z"/>
          <w:sz w:val="23"/>
          <w:szCs w:val="23"/>
        </w:rPr>
      </w:pPr>
      <w:ins w:id="795" w:author="00051521" w:date="2017-06-06T19:20:00Z">
        <w:r w:rsidRPr="00273852">
          <w:rPr>
            <w:sz w:val="23"/>
            <w:szCs w:val="23"/>
          </w:rPr>
          <w:t xml:space="preserve">Carry out housekeeping as per procedure </w:t>
        </w:r>
        <w:r w:rsidRPr="00273852">
          <w:rPr>
            <w:sz w:val="23"/>
            <w:szCs w:val="23"/>
          </w:rPr>
          <w:fldChar w:fldCharType="begin"/>
        </w:r>
        <w:r w:rsidRPr="00273852">
          <w:rPr>
            <w:sz w:val="23"/>
            <w:szCs w:val="23"/>
          </w:rPr>
          <w:instrText>HYPERLINK "file:///D:\\Documents%20and%20Settings\\kapil.SGL\\Local%20Settings\\Temp\\Temporary%20Directory%204%20for%20Work%20Instructions%20Revised.zip\\WIMAINT91%20HOUSE%20KEEPING.doc"</w:instrText>
        </w:r>
        <w:r w:rsidRPr="00273852">
          <w:rPr>
            <w:sz w:val="23"/>
            <w:szCs w:val="23"/>
          </w:rPr>
          <w:fldChar w:fldCharType="separate"/>
        </w:r>
        <w:r w:rsidRPr="00273852">
          <w:rPr>
            <w:rStyle w:val="Hyperlink"/>
            <w:sz w:val="23"/>
            <w:szCs w:val="23"/>
          </w:rPr>
          <w:t>WI/MAINT/91</w:t>
        </w:r>
        <w:r w:rsidRPr="00273852">
          <w:rPr>
            <w:sz w:val="23"/>
            <w:szCs w:val="23"/>
          </w:rPr>
          <w:fldChar w:fldCharType="end"/>
        </w:r>
      </w:ins>
    </w:p>
    <w:p w14:paraId="5D804AB2" w14:textId="77777777" w:rsidR="00C52B69" w:rsidRPr="00273852" w:rsidRDefault="00C52B69" w:rsidP="00C52B69">
      <w:pPr>
        <w:ind w:left="720"/>
        <w:jc w:val="both"/>
        <w:rPr>
          <w:ins w:id="796" w:author="00051521" w:date="2017-06-06T19:20:00Z"/>
          <w:sz w:val="23"/>
          <w:szCs w:val="23"/>
        </w:rPr>
      </w:pPr>
    </w:p>
    <w:p w14:paraId="1DBE7C96" w14:textId="77777777" w:rsidR="00C52B69" w:rsidRPr="00273852" w:rsidRDefault="00C52B69" w:rsidP="00C52B69">
      <w:pPr>
        <w:numPr>
          <w:ilvl w:val="0"/>
          <w:numId w:val="8"/>
        </w:numPr>
        <w:jc w:val="both"/>
        <w:rPr>
          <w:ins w:id="797" w:author="00051521" w:date="2017-06-06T19:20:00Z"/>
          <w:b/>
          <w:sz w:val="23"/>
          <w:szCs w:val="23"/>
        </w:rPr>
      </w:pPr>
      <w:ins w:id="798" w:author="00051521" w:date="2017-06-06T19:20:00Z">
        <w:r w:rsidRPr="00273852">
          <w:rPr>
            <w:b/>
            <w:sz w:val="23"/>
            <w:szCs w:val="23"/>
          </w:rPr>
          <w:t xml:space="preserve">Work No 21: Replacement of discharge chute liners </w:t>
        </w:r>
      </w:ins>
    </w:p>
    <w:p w14:paraId="2FBE4BE1" w14:textId="77777777" w:rsidR="00C52B69" w:rsidRPr="00273852" w:rsidRDefault="00C52B69" w:rsidP="00C52B69">
      <w:pPr>
        <w:numPr>
          <w:ilvl w:val="0"/>
          <w:numId w:val="47"/>
        </w:numPr>
        <w:ind w:hanging="720"/>
        <w:jc w:val="both"/>
        <w:rPr>
          <w:ins w:id="799" w:author="00051521" w:date="2017-06-06T19:20:00Z"/>
          <w:sz w:val="23"/>
          <w:szCs w:val="23"/>
        </w:rPr>
      </w:pPr>
      <w:ins w:id="800" w:author="00051521" w:date="2017-06-06T19:20:00Z">
        <w:r w:rsidRPr="00273852">
          <w:rPr>
            <w:sz w:val="23"/>
            <w:szCs w:val="23"/>
          </w:rPr>
          <w:t>Inform PCM-in-charge regarding job</w:t>
        </w:r>
      </w:ins>
    </w:p>
    <w:p w14:paraId="3271B1DC" w14:textId="77777777" w:rsidR="00C52B69" w:rsidRPr="00273852" w:rsidRDefault="00C52B69" w:rsidP="00C52B69">
      <w:pPr>
        <w:numPr>
          <w:ilvl w:val="0"/>
          <w:numId w:val="47"/>
        </w:numPr>
        <w:ind w:hanging="720"/>
        <w:jc w:val="both"/>
        <w:rPr>
          <w:ins w:id="801" w:author="00051521" w:date="2017-06-06T19:20:00Z"/>
          <w:sz w:val="23"/>
          <w:szCs w:val="23"/>
        </w:rPr>
      </w:pPr>
      <w:ins w:id="802" w:author="00051521" w:date="2017-06-06T19:20:00Z">
        <w:r w:rsidRPr="00273852">
          <w:rPr>
            <w:sz w:val="23"/>
            <w:szCs w:val="23"/>
          </w:rPr>
          <w:lastRenderedPageBreak/>
          <w:t>Take shut down of PCM by using the LOTO locking system</w:t>
        </w:r>
      </w:ins>
    </w:p>
    <w:p w14:paraId="4EC10476" w14:textId="77777777" w:rsidR="00C52B69" w:rsidRPr="00273852" w:rsidRDefault="00C52B69" w:rsidP="00C52B69">
      <w:pPr>
        <w:numPr>
          <w:ilvl w:val="0"/>
          <w:numId w:val="47"/>
        </w:numPr>
        <w:ind w:left="720"/>
        <w:jc w:val="both"/>
        <w:rPr>
          <w:ins w:id="803" w:author="00051521" w:date="2017-06-06T19:20:00Z"/>
          <w:sz w:val="23"/>
          <w:szCs w:val="23"/>
        </w:rPr>
      </w:pPr>
      <w:ins w:id="804" w:author="00051521" w:date="2017-06-06T19:20:00Z">
        <w:r w:rsidRPr="00273852">
          <w:rPr>
            <w:sz w:val="23"/>
            <w:szCs w:val="23"/>
          </w:rPr>
          <w:t xml:space="preserve">Ensure that no one works at discharge sprocket ( pig removal, hammer work, </w:t>
        </w:r>
        <w:proofErr w:type="spellStart"/>
        <w:r w:rsidRPr="00273852">
          <w:rPr>
            <w:sz w:val="23"/>
            <w:szCs w:val="23"/>
          </w:rPr>
          <w:t>etc</w:t>
        </w:r>
        <w:proofErr w:type="spellEnd"/>
        <w:r w:rsidRPr="00273852">
          <w:rPr>
            <w:sz w:val="23"/>
            <w:szCs w:val="23"/>
          </w:rPr>
          <w:t>) while working on chute</w:t>
        </w:r>
      </w:ins>
    </w:p>
    <w:p w14:paraId="5DD4FDE7" w14:textId="77777777" w:rsidR="00C52B69" w:rsidRPr="00273852" w:rsidRDefault="00C52B69" w:rsidP="00C52B69">
      <w:pPr>
        <w:numPr>
          <w:ilvl w:val="0"/>
          <w:numId w:val="47"/>
        </w:numPr>
        <w:ind w:left="720"/>
        <w:jc w:val="both"/>
        <w:rPr>
          <w:ins w:id="805" w:author="00051521" w:date="2017-06-06T19:20:00Z"/>
          <w:sz w:val="23"/>
          <w:szCs w:val="23"/>
        </w:rPr>
      </w:pPr>
      <w:ins w:id="806" w:author="00051521" w:date="2017-06-06T19:20:00Z">
        <w:r w:rsidRPr="00273852">
          <w:rPr>
            <w:sz w:val="23"/>
            <w:szCs w:val="23"/>
          </w:rPr>
          <w:t>Use safety belts and all required PPE's while working in discharge chute</w:t>
        </w:r>
      </w:ins>
    </w:p>
    <w:p w14:paraId="4F1D7B5B" w14:textId="77777777" w:rsidR="00C52B69" w:rsidRPr="00273852" w:rsidRDefault="00C52B69" w:rsidP="00C52B69">
      <w:pPr>
        <w:numPr>
          <w:ilvl w:val="0"/>
          <w:numId w:val="47"/>
        </w:numPr>
        <w:ind w:left="720"/>
        <w:jc w:val="both"/>
        <w:rPr>
          <w:ins w:id="807" w:author="00051521" w:date="2017-06-06T19:20:00Z"/>
          <w:sz w:val="23"/>
          <w:szCs w:val="23"/>
        </w:rPr>
      </w:pPr>
      <w:ins w:id="808" w:author="00051521" w:date="2017-06-06T19:20:00Z">
        <w:r w:rsidRPr="00273852">
          <w:rPr>
            <w:sz w:val="23"/>
            <w:szCs w:val="23"/>
          </w:rPr>
          <w:t>For using gas cutting set, follow instructions given in SP 44-F</w:t>
        </w:r>
      </w:ins>
    </w:p>
    <w:p w14:paraId="3912363D" w14:textId="77777777" w:rsidR="00C52B69" w:rsidRPr="00273852" w:rsidRDefault="00C52B69" w:rsidP="00C52B69">
      <w:pPr>
        <w:numPr>
          <w:ilvl w:val="0"/>
          <w:numId w:val="47"/>
        </w:numPr>
        <w:ind w:left="720"/>
        <w:jc w:val="both"/>
        <w:rPr>
          <w:ins w:id="809" w:author="00051521" w:date="2017-06-06T19:20:00Z"/>
          <w:sz w:val="23"/>
          <w:szCs w:val="23"/>
        </w:rPr>
      </w:pPr>
      <w:ins w:id="810" w:author="00051521" w:date="2017-06-06T19:20:00Z">
        <w:r w:rsidRPr="00273852">
          <w:rPr>
            <w:sz w:val="23"/>
            <w:szCs w:val="23"/>
          </w:rPr>
          <w:t>Check &amp; replace liner if it gets worn out</w:t>
        </w:r>
      </w:ins>
    </w:p>
    <w:p w14:paraId="0AB79662" w14:textId="77777777" w:rsidR="00C52B69" w:rsidRPr="00273852" w:rsidRDefault="00C52B69" w:rsidP="00C52B69">
      <w:pPr>
        <w:numPr>
          <w:ilvl w:val="0"/>
          <w:numId w:val="47"/>
        </w:numPr>
        <w:ind w:left="720"/>
        <w:jc w:val="both"/>
        <w:rPr>
          <w:ins w:id="811" w:author="00051521" w:date="2017-06-06T19:20:00Z"/>
          <w:sz w:val="23"/>
          <w:szCs w:val="23"/>
        </w:rPr>
      </w:pPr>
      <w:ins w:id="812" w:author="00051521" w:date="2017-06-06T19:20:00Z">
        <w:r w:rsidRPr="00273852">
          <w:rPr>
            <w:sz w:val="23"/>
            <w:szCs w:val="23"/>
          </w:rPr>
          <w:t>Do full welding of the liner. Follow SP 44-E for welding</w:t>
        </w:r>
      </w:ins>
    </w:p>
    <w:p w14:paraId="4010E75F" w14:textId="77777777" w:rsidR="00C52B69" w:rsidRPr="00273852" w:rsidRDefault="00C52B69" w:rsidP="00C52B69">
      <w:pPr>
        <w:numPr>
          <w:ilvl w:val="0"/>
          <w:numId w:val="47"/>
        </w:numPr>
        <w:ind w:left="720"/>
        <w:jc w:val="both"/>
        <w:rPr>
          <w:ins w:id="813" w:author="00051521" w:date="2017-06-06T19:20:00Z"/>
          <w:sz w:val="23"/>
          <w:szCs w:val="23"/>
        </w:rPr>
      </w:pPr>
      <w:ins w:id="814" w:author="00051521" w:date="2017-06-06T19:20:00Z">
        <w:r w:rsidRPr="00273852">
          <w:rPr>
            <w:sz w:val="23"/>
            <w:szCs w:val="23"/>
          </w:rPr>
          <w:t>Remove LOTO lock and hand over PCM</w:t>
        </w:r>
      </w:ins>
    </w:p>
    <w:p w14:paraId="63890312" w14:textId="77777777" w:rsidR="00C52B69" w:rsidRPr="00273852" w:rsidRDefault="00C52B69" w:rsidP="00C52B69">
      <w:pPr>
        <w:ind w:left="360"/>
        <w:jc w:val="both"/>
        <w:rPr>
          <w:ins w:id="815" w:author="00051521" w:date="2017-06-06T19:20:00Z"/>
          <w:sz w:val="23"/>
          <w:szCs w:val="23"/>
        </w:rPr>
      </w:pPr>
    </w:p>
    <w:p w14:paraId="1A47C865" w14:textId="77777777" w:rsidR="00C52B69" w:rsidRPr="00273852" w:rsidRDefault="00C52B69" w:rsidP="00C52B69">
      <w:pPr>
        <w:jc w:val="both"/>
        <w:rPr>
          <w:ins w:id="816" w:author="00051521" w:date="2017-06-06T19:20:00Z"/>
          <w:sz w:val="23"/>
          <w:szCs w:val="23"/>
        </w:rPr>
      </w:pPr>
    </w:p>
    <w:p w14:paraId="4EDF9206" w14:textId="77777777" w:rsidR="00C52B69" w:rsidRPr="00273852" w:rsidRDefault="00C52B69" w:rsidP="00C52B69">
      <w:pPr>
        <w:numPr>
          <w:ilvl w:val="0"/>
          <w:numId w:val="39"/>
        </w:numPr>
        <w:jc w:val="both"/>
        <w:rPr>
          <w:ins w:id="817" w:author="00051521" w:date="2017-06-06T19:20:00Z"/>
          <w:sz w:val="23"/>
          <w:szCs w:val="23"/>
        </w:rPr>
      </w:pPr>
      <w:ins w:id="818" w:author="00051521" w:date="2017-06-06T19:20:00Z">
        <w:r w:rsidRPr="00273852">
          <w:rPr>
            <w:sz w:val="23"/>
            <w:szCs w:val="23"/>
          </w:rPr>
          <w:t xml:space="preserve">Carry out housekeeping as per procedure </w:t>
        </w:r>
        <w:r w:rsidRPr="00273852">
          <w:rPr>
            <w:sz w:val="23"/>
            <w:szCs w:val="23"/>
          </w:rPr>
          <w:fldChar w:fldCharType="begin"/>
        </w:r>
        <w:r w:rsidRPr="00273852">
          <w:rPr>
            <w:sz w:val="23"/>
            <w:szCs w:val="23"/>
          </w:rPr>
          <w:instrText>HYPERLINK "\\\\192.168.6.5\\..\\..\\Documents and Settings\\kapil.SGL\\Local Settings\\Temp\\Temporary Directory 4 for Work Instructions Revised.zip\\WIMAINT91 HOUSE KEEPING.doc"</w:instrText>
        </w:r>
        <w:r w:rsidRPr="00273852">
          <w:rPr>
            <w:sz w:val="23"/>
            <w:szCs w:val="23"/>
          </w:rPr>
          <w:fldChar w:fldCharType="separate"/>
        </w:r>
        <w:r w:rsidRPr="00273852">
          <w:rPr>
            <w:rStyle w:val="Hyperlink"/>
            <w:sz w:val="23"/>
            <w:szCs w:val="23"/>
          </w:rPr>
          <w:t>WI/MAINT/91</w:t>
        </w:r>
        <w:r w:rsidRPr="00273852">
          <w:rPr>
            <w:sz w:val="23"/>
            <w:szCs w:val="23"/>
          </w:rPr>
          <w:fldChar w:fldCharType="end"/>
        </w:r>
        <w:r w:rsidRPr="00273852">
          <w:rPr>
            <w:sz w:val="23"/>
            <w:szCs w:val="23"/>
          </w:rPr>
          <w:t>.</w:t>
        </w:r>
      </w:ins>
    </w:p>
    <w:p w14:paraId="71F1C705" w14:textId="77777777" w:rsidR="00C52B69" w:rsidRPr="00273852" w:rsidRDefault="00C52B69" w:rsidP="00C52B69">
      <w:pPr>
        <w:ind w:left="360"/>
        <w:jc w:val="both"/>
        <w:rPr>
          <w:ins w:id="819" w:author="00051521" w:date="2017-06-06T19:20:00Z"/>
          <w:sz w:val="23"/>
          <w:szCs w:val="23"/>
        </w:rPr>
      </w:pPr>
    </w:p>
    <w:p w14:paraId="636CF8A9" w14:textId="77777777" w:rsidR="00C52B69" w:rsidRPr="00273852" w:rsidRDefault="00C52B69" w:rsidP="00C52B69">
      <w:pPr>
        <w:ind w:left="360"/>
        <w:jc w:val="both"/>
        <w:rPr>
          <w:ins w:id="820" w:author="00051521" w:date="2017-06-06T19:20:00Z"/>
          <w:sz w:val="23"/>
          <w:szCs w:val="23"/>
        </w:rPr>
      </w:pPr>
    </w:p>
    <w:p w14:paraId="668C5052" w14:textId="77777777" w:rsidR="00C52B69" w:rsidRPr="00273852" w:rsidRDefault="00C52B69" w:rsidP="00C52B69">
      <w:pPr>
        <w:jc w:val="both"/>
        <w:rPr>
          <w:ins w:id="821" w:author="00051521" w:date="2017-06-06T19:20:00Z"/>
          <w:sz w:val="23"/>
          <w:szCs w:val="23"/>
        </w:rPr>
      </w:pPr>
    </w:p>
    <w:p w14:paraId="2FF24D54" w14:textId="77777777" w:rsidR="00C52B69" w:rsidRPr="00273852" w:rsidRDefault="00C52B69" w:rsidP="00C52B69">
      <w:pPr>
        <w:pStyle w:val="Standard"/>
        <w:jc w:val="both"/>
        <w:rPr>
          <w:ins w:id="822" w:author="00051521" w:date="2017-06-06T19:20:00Z"/>
          <w:b/>
          <w:caps/>
          <w:sz w:val="23"/>
          <w:szCs w:val="23"/>
        </w:rPr>
      </w:pPr>
      <w:ins w:id="823" w:author="00051521" w:date="2017-06-06T19:20:00Z">
        <w:r w:rsidRPr="00273852">
          <w:rPr>
            <w:b/>
            <w:caps/>
            <w:sz w:val="23"/>
            <w:szCs w:val="23"/>
          </w:rPr>
          <w:t>DO</w:t>
        </w:r>
      </w:ins>
    </w:p>
    <w:p w14:paraId="7D8D6CCC" w14:textId="77777777" w:rsidR="00C52B69" w:rsidRPr="00273852" w:rsidRDefault="00C52B69" w:rsidP="00C52B69">
      <w:pPr>
        <w:pStyle w:val="Standard"/>
        <w:jc w:val="both"/>
        <w:rPr>
          <w:ins w:id="824" w:author="00051521" w:date="2017-06-06T19:20:00Z"/>
          <w:b/>
          <w:caps/>
          <w:sz w:val="23"/>
          <w:szCs w:val="23"/>
        </w:rPr>
      </w:pPr>
    </w:p>
    <w:p w14:paraId="3593D3C8" w14:textId="77777777" w:rsidR="00C52B69" w:rsidRPr="00273852" w:rsidRDefault="00C52B69" w:rsidP="00C52B69">
      <w:pPr>
        <w:pStyle w:val="Standard"/>
        <w:numPr>
          <w:ilvl w:val="0"/>
          <w:numId w:val="37"/>
        </w:numPr>
        <w:jc w:val="both"/>
        <w:rPr>
          <w:ins w:id="825" w:author="00051521" w:date="2017-06-06T19:20:00Z"/>
          <w:caps/>
          <w:sz w:val="23"/>
          <w:szCs w:val="23"/>
        </w:rPr>
      </w:pPr>
      <w:ins w:id="826" w:author="00051521" w:date="2017-06-06T19:20:00Z">
        <w:r w:rsidRPr="00273852">
          <w:rPr>
            <w:sz w:val="23"/>
            <w:szCs w:val="23"/>
          </w:rPr>
          <w:t>Use tested chain blocks &amp; slings only.</w:t>
        </w:r>
      </w:ins>
    </w:p>
    <w:p w14:paraId="03307B4C" w14:textId="77777777" w:rsidR="00C52B69" w:rsidRPr="00273852" w:rsidRDefault="00C52B69" w:rsidP="00C52B69">
      <w:pPr>
        <w:pStyle w:val="Standard"/>
        <w:numPr>
          <w:ilvl w:val="0"/>
          <w:numId w:val="37"/>
        </w:numPr>
        <w:jc w:val="both"/>
        <w:rPr>
          <w:ins w:id="827" w:author="00051521" w:date="2017-06-06T19:20:00Z"/>
          <w:caps/>
          <w:sz w:val="23"/>
          <w:szCs w:val="23"/>
        </w:rPr>
      </w:pPr>
      <w:ins w:id="828" w:author="00051521" w:date="2017-06-06T19:20:00Z">
        <w:r w:rsidRPr="00273852">
          <w:rPr>
            <w:sz w:val="23"/>
            <w:szCs w:val="23"/>
          </w:rPr>
          <w:t>Cordon the total workable area of pig casting machine.</w:t>
        </w:r>
      </w:ins>
    </w:p>
    <w:p w14:paraId="75F6CBB4" w14:textId="77777777" w:rsidR="00C52B69" w:rsidRPr="00273852" w:rsidRDefault="00C52B69" w:rsidP="00C52B69">
      <w:pPr>
        <w:pStyle w:val="Standard"/>
        <w:numPr>
          <w:ilvl w:val="0"/>
          <w:numId w:val="37"/>
        </w:numPr>
        <w:jc w:val="both"/>
        <w:rPr>
          <w:ins w:id="829" w:author="00051521" w:date="2017-06-06T19:20:00Z"/>
          <w:sz w:val="23"/>
          <w:szCs w:val="23"/>
        </w:rPr>
      </w:pPr>
      <w:ins w:id="830" w:author="00051521" w:date="2017-06-06T19:20:00Z">
        <w:r w:rsidRPr="00273852">
          <w:rPr>
            <w:sz w:val="23"/>
            <w:szCs w:val="23"/>
          </w:rPr>
          <w:t>Use proper hammer for punching cut bolts.</w:t>
        </w:r>
      </w:ins>
    </w:p>
    <w:p w14:paraId="17F1A1F8" w14:textId="77777777" w:rsidR="00C52B69" w:rsidRPr="00273852" w:rsidRDefault="00C52B69" w:rsidP="00C52B69">
      <w:pPr>
        <w:pStyle w:val="Standard"/>
        <w:numPr>
          <w:ilvl w:val="0"/>
          <w:numId w:val="37"/>
        </w:numPr>
        <w:jc w:val="both"/>
        <w:rPr>
          <w:ins w:id="831" w:author="00051521" w:date="2017-06-06T19:20:00Z"/>
          <w:sz w:val="23"/>
          <w:szCs w:val="23"/>
        </w:rPr>
      </w:pPr>
      <w:ins w:id="832" w:author="00051521" w:date="2017-06-06T19:20:00Z">
        <w:r w:rsidRPr="00273852">
          <w:rPr>
            <w:sz w:val="23"/>
            <w:szCs w:val="23"/>
          </w:rPr>
          <w:t>Return back all scrap to store.</w:t>
        </w:r>
      </w:ins>
    </w:p>
    <w:p w14:paraId="2BDF6EF4" w14:textId="77777777" w:rsidR="00C52B69" w:rsidRPr="00273852" w:rsidRDefault="00C52B69" w:rsidP="00C52B69">
      <w:pPr>
        <w:pStyle w:val="Standard"/>
        <w:numPr>
          <w:ilvl w:val="0"/>
          <w:numId w:val="37"/>
        </w:numPr>
        <w:jc w:val="both"/>
        <w:rPr>
          <w:ins w:id="833" w:author="00051521" w:date="2017-06-06T19:20:00Z"/>
          <w:sz w:val="23"/>
          <w:szCs w:val="23"/>
        </w:rPr>
      </w:pPr>
      <w:ins w:id="834" w:author="00051521" w:date="2017-06-06T19:20:00Z">
        <w:r w:rsidRPr="00273852">
          <w:rPr>
            <w:sz w:val="23"/>
            <w:szCs w:val="23"/>
          </w:rPr>
          <w:t>Avoid oil spillage while lubricating the machine. Use oil tray while carrying out lubrication activity</w:t>
        </w:r>
      </w:ins>
    </w:p>
    <w:p w14:paraId="35B04189" w14:textId="77777777" w:rsidR="00C52B69" w:rsidRPr="00273852" w:rsidRDefault="00C52B69" w:rsidP="00C52B69">
      <w:pPr>
        <w:pStyle w:val="Standard"/>
        <w:numPr>
          <w:ilvl w:val="0"/>
          <w:numId w:val="37"/>
        </w:numPr>
        <w:jc w:val="both"/>
        <w:rPr>
          <w:ins w:id="835" w:author="00051521" w:date="2017-06-06T19:20:00Z"/>
          <w:sz w:val="23"/>
          <w:szCs w:val="23"/>
        </w:rPr>
      </w:pPr>
      <w:ins w:id="836" w:author="00051521" w:date="2017-06-06T19:20:00Z">
        <w:r w:rsidRPr="00273852">
          <w:rPr>
            <w:sz w:val="23"/>
            <w:szCs w:val="23"/>
          </w:rPr>
          <w:t>Use completely sealed goggles while cleaning the machine with compressed air.</w:t>
        </w:r>
      </w:ins>
    </w:p>
    <w:p w14:paraId="45CEF5C4" w14:textId="77777777" w:rsidR="00C52B69" w:rsidRPr="00273852" w:rsidRDefault="00C52B69" w:rsidP="00C52B69">
      <w:pPr>
        <w:pStyle w:val="Standard"/>
        <w:numPr>
          <w:ilvl w:val="0"/>
          <w:numId w:val="37"/>
        </w:numPr>
        <w:jc w:val="both"/>
        <w:rPr>
          <w:ins w:id="837" w:author="00051521" w:date="2017-06-06T19:20:00Z"/>
          <w:sz w:val="23"/>
          <w:szCs w:val="23"/>
        </w:rPr>
      </w:pPr>
      <w:ins w:id="838" w:author="00051521" w:date="2017-06-06T19:20:00Z">
        <w:r w:rsidRPr="00273852">
          <w:rPr>
            <w:sz w:val="23"/>
            <w:szCs w:val="23"/>
          </w:rPr>
          <w:t xml:space="preserve">Follow work instruction </w:t>
        </w:r>
        <w:r w:rsidRPr="00273852">
          <w:rPr>
            <w:sz w:val="23"/>
            <w:szCs w:val="23"/>
          </w:rPr>
          <w:fldChar w:fldCharType="begin"/>
        </w:r>
        <w:r w:rsidRPr="00273852">
          <w:rPr>
            <w:sz w:val="23"/>
            <w:szCs w:val="23"/>
          </w:rPr>
          <w:instrText>HYPERLINK "\\\\192.168.6.5\\..\\..\\Documents and Settings\\kapil.SGL\\Local Settings\\Temp\\Temporary Directory 4 for Work Instructions Revised.zip\\WIMAINT12 MATERIAL HANDLING .doc"</w:instrText>
        </w:r>
        <w:r w:rsidRPr="00273852">
          <w:rPr>
            <w:sz w:val="23"/>
            <w:szCs w:val="23"/>
          </w:rPr>
          <w:fldChar w:fldCharType="separate"/>
        </w:r>
        <w:r w:rsidRPr="00273852">
          <w:rPr>
            <w:rStyle w:val="Hyperlink"/>
            <w:sz w:val="23"/>
            <w:szCs w:val="23"/>
          </w:rPr>
          <w:t>WI/MAINT/12</w:t>
        </w:r>
        <w:r w:rsidRPr="00273852">
          <w:rPr>
            <w:sz w:val="23"/>
            <w:szCs w:val="23"/>
          </w:rPr>
          <w:fldChar w:fldCharType="end"/>
        </w:r>
        <w:r w:rsidRPr="00273852">
          <w:rPr>
            <w:sz w:val="23"/>
            <w:szCs w:val="23"/>
          </w:rPr>
          <w:t xml:space="preserve"> for material handling</w:t>
        </w:r>
      </w:ins>
    </w:p>
    <w:p w14:paraId="2FB7479B" w14:textId="77777777" w:rsidR="00C52B69" w:rsidRPr="00273852" w:rsidRDefault="00C52B69" w:rsidP="00C52B69">
      <w:pPr>
        <w:pStyle w:val="Standard"/>
        <w:numPr>
          <w:ilvl w:val="0"/>
          <w:numId w:val="37"/>
        </w:numPr>
        <w:jc w:val="both"/>
        <w:rPr>
          <w:ins w:id="839" w:author="00051521" w:date="2017-06-06T19:20:00Z"/>
          <w:sz w:val="23"/>
          <w:szCs w:val="23"/>
        </w:rPr>
      </w:pPr>
      <w:ins w:id="840" w:author="00051521" w:date="2017-06-06T19:20:00Z">
        <w:r w:rsidRPr="00273852">
          <w:rPr>
            <w:sz w:val="23"/>
            <w:szCs w:val="23"/>
          </w:rPr>
          <w:t xml:space="preserve">Stay away from the lifted </w:t>
        </w:r>
        <w:proofErr w:type="spellStart"/>
        <w:r w:rsidRPr="00273852">
          <w:rPr>
            <w:sz w:val="23"/>
            <w:szCs w:val="23"/>
          </w:rPr>
          <w:t>mould</w:t>
        </w:r>
        <w:proofErr w:type="spellEnd"/>
        <w:r w:rsidRPr="00273852">
          <w:rPr>
            <w:sz w:val="23"/>
            <w:szCs w:val="23"/>
          </w:rPr>
          <w:t xml:space="preserve"> or other lifted items.</w:t>
        </w:r>
      </w:ins>
    </w:p>
    <w:p w14:paraId="2542D243" w14:textId="77777777" w:rsidR="00C52B69" w:rsidRPr="00273852" w:rsidRDefault="00C52B69" w:rsidP="00C52B69">
      <w:pPr>
        <w:pStyle w:val="Standard"/>
        <w:numPr>
          <w:ilvl w:val="0"/>
          <w:numId w:val="37"/>
        </w:numPr>
        <w:jc w:val="both"/>
        <w:rPr>
          <w:ins w:id="841" w:author="00051521" w:date="2017-06-06T19:20:00Z"/>
          <w:sz w:val="23"/>
          <w:szCs w:val="23"/>
        </w:rPr>
      </w:pPr>
      <w:ins w:id="842" w:author="00051521" w:date="2017-06-06T19:20:00Z">
        <w:r w:rsidRPr="00273852">
          <w:rPr>
            <w:sz w:val="23"/>
            <w:szCs w:val="23"/>
          </w:rPr>
          <w:t>Check all studs/nuts/lock nuts for tightness during monthly checking of all hoists</w:t>
        </w:r>
      </w:ins>
    </w:p>
    <w:p w14:paraId="0F891CB9" w14:textId="77777777" w:rsidR="00C52B69" w:rsidRPr="00273852" w:rsidRDefault="00C52B69" w:rsidP="00C52B69">
      <w:pPr>
        <w:pStyle w:val="ListParagraph"/>
        <w:numPr>
          <w:ilvl w:val="0"/>
          <w:numId w:val="37"/>
        </w:numPr>
        <w:rPr>
          <w:ins w:id="843" w:author="00051521" w:date="2017-06-06T19:20:00Z"/>
          <w:rFonts w:ascii="Arial" w:hAnsi="Arial" w:cs="Arial"/>
          <w:sz w:val="23"/>
          <w:szCs w:val="23"/>
        </w:rPr>
      </w:pPr>
      <w:ins w:id="844" w:author="00051521" w:date="2017-06-06T19:20:00Z">
        <w:r w:rsidRPr="00273852">
          <w:rPr>
            <w:rFonts w:ascii="Arial" w:hAnsi="Arial" w:cs="Arial"/>
            <w:sz w:val="23"/>
            <w:szCs w:val="23"/>
          </w:rPr>
          <w:t>Ensure that LOTO lock is put while working on PCM and PCM lime pump during nozzle cleaning.</w:t>
        </w:r>
      </w:ins>
    </w:p>
    <w:p w14:paraId="1A1FAA85" w14:textId="77777777" w:rsidR="00C52B69" w:rsidRPr="00273852" w:rsidRDefault="00C52B69" w:rsidP="00C52B69">
      <w:pPr>
        <w:pStyle w:val="ListParagraph"/>
        <w:numPr>
          <w:ilvl w:val="0"/>
          <w:numId w:val="37"/>
        </w:numPr>
        <w:rPr>
          <w:ins w:id="845" w:author="00051521" w:date="2017-06-06T19:20:00Z"/>
          <w:rFonts w:ascii="Arial" w:hAnsi="Arial" w:cs="Arial"/>
          <w:sz w:val="23"/>
          <w:szCs w:val="23"/>
        </w:rPr>
      </w:pPr>
      <w:ins w:id="846" w:author="00051521" w:date="2017-06-06T19:20:00Z">
        <w:r w:rsidRPr="00273852">
          <w:rPr>
            <w:rFonts w:ascii="Arial" w:hAnsi="Arial" w:cs="Arial"/>
            <w:sz w:val="23"/>
            <w:szCs w:val="23"/>
          </w:rPr>
          <w:t xml:space="preserve">Wear safety belt while working on PCM hammer by standing on </w:t>
        </w:r>
        <w:proofErr w:type="spellStart"/>
        <w:r w:rsidRPr="00273852">
          <w:rPr>
            <w:rFonts w:ascii="Arial" w:hAnsi="Arial" w:cs="Arial"/>
            <w:sz w:val="23"/>
            <w:szCs w:val="23"/>
          </w:rPr>
          <w:t>mould.Check</w:t>
        </w:r>
        <w:proofErr w:type="spellEnd"/>
        <w:r w:rsidRPr="00273852">
          <w:rPr>
            <w:rFonts w:ascii="Arial" w:hAnsi="Arial" w:cs="Arial"/>
            <w:sz w:val="23"/>
            <w:szCs w:val="23"/>
          </w:rPr>
          <w:t xml:space="preserve"> the safety belt for healthiness before using the same.</w:t>
        </w:r>
      </w:ins>
    </w:p>
    <w:p w14:paraId="4BDD6477" w14:textId="77777777" w:rsidR="00C52B69" w:rsidRPr="00273852" w:rsidRDefault="00C52B69" w:rsidP="00C52B69">
      <w:pPr>
        <w:pStyle w:val="ListParagraph"/>
        <w:numPr>
          <w:ilvl w:val="0"/>
          <w:numId w:val="37"/>
        </w:numPr>
        <w:rPr>
          <w:ins w:id="847" w:author="00051521" w:date="2017-06-06T19:20:00Z"/>
          <w:rFonts w:ascii="Arial" w:hAnsi="Arial" w:cs="Arial"/>
          <w:sz w:val="23"/>
          <w:szCs w:val="23"/>
        </w:rPr>
      </w:pPr>
      <w:ins w:id="848" w:author="00051521" w:date="2017-06-06T19:20:00Z">
        <w:r w:rsidRPr="00273852">
          <w:rPr>
            <w:rFonts w:ascii="Arial" w:hAnsi="Arial" w:cs="Arial"/>
            <w:sz w:val="23"/>
            <w:szCs w:val="23"/>
          </w:rPr>
          <w:t>Wear safety goggles while doing chipping during mould changing.</w:t>
        </w:r>
      </w:ins>
    </w:p>
    <w:p w14:paraId="07641342" w14:textId="77777777" w:rsidR="00C52B69" w:rsidRPr="00273852" w:rsidRDefault="00C52B69" w:rsidP="00C52B69">
      <w:pPr>
        <w:pStyle w:val="ListParagraph"/>
        <w:numPr>
          <w:ilvl w:val="0"/>
          <w:numId w:val="37"/>
        </w:numPr>
        <w:rPr>
          <w:ins w:id="849" w:author="00051521" w:date="2017-06-06T19:20:00Z"/>
          <w:rFonts w:ascii="Arial" w:hAnsi="Arial" w:cs="Arial"/>
          <w:sz w:val="23"/>
          <w:szCs w:val="23"/>
        </w:rPr>
      </w:pPr>
      <w:ins w:id="850" w:author="00051521" w:date="2017-06-06T19:20:00Z">
        <w:r w:rsidRPr="00273852">
          <w:rPr>
            <w:rFonts w:ascii="Arial" w:hAnsi="Arial" w:cs="Arial"/>
            <w:bCs/>
            <w:sz w:val="23"/>
            <w:szCs w:val="23"/>
            <w:lang w:val="en-US"/>
          </w:rPr>
          <w:t xml:space="preserve">Stay away from the lifted </w:t>
        </w:r>
        <w:proofErr w:type="spellStart"/>
        <w:r w:rsidRPr="00273852">
          <w:rPr>
            <w:rFonts w:ascii="Arial" w:hAnsi="Arial" w:cs="Arial"/>
            <w:bCs/>
            <w:sz w:val="23"/>
            <w:szCs w:val="23"/>
            <w:lang w:val="en-US"/>
          </w:rPr>
          <w:t>mould</w:t>
        </w:r>
        <w:proofErr w:type="spellEnd"/>
        <w:r w:rsidRPr="00273852">
          <w:rPr>
            <w:rFonts w:ascii="Arial" w:hAnsi="Arial" w:cs="Arial"/>
            <w:bCs/>
            <w:sz w:val="23"/>
            <w:szCs w:val="23"/>
            <w:lang w:val="en-US"/>
          </w:rPr>
          <w:t xml:space="preserve"> or other lifted items and from the swing area of the 3T hoist while in operation.</w:t>
        </w:r>
      </w:ins>
    </w:p>
    <w:p w14:paraId="25437F47" w14:textId="77777777" w:rsidR="00C52B69" w:rsidRPr="00273852" w:rsidRDefault="00C52B69" w:rsidP="00C52B69">
      <w:pPr>
        <w:pStyle w:val="ListParagraph"/>
        <w:numPr>
          <w:ilvl w:val="0"/>
          <w:numId w:val="37"/>
        </w:numPr>
        <w:rPr>
          <w:ins w:id="851" w:author="00051521" w:date="2017-06-06T19:20:00Z"/>
          <w:rFonts w:ascii="Arial" w:hAnsi="Arial" w:cs="Arial"/>
          <w:sz w:val="23"/>
          <w:szCs w:val="23"/>
        </w:rPr>
      </w:pPr>
      <w:ins w:id="852" w:author="00051521" w:date="2017-06-06T19:20:00Z">
        <w:r w:rsidRPr="00273852">
          <w:rPr>
            <w:rFonts w:ascii="Arial" w:hAnsi="Arial" w:cs="Arial"/>
            <w:bCs/>
            <w:sz w:val="23"/>
            <w:szCs w:val="23"/>
            <w:lang w:val="en-US"/>
          </w:rPr>
          <w:t>Use complete sealed goggle while nozzle changing/cleaning.</w:t>
        </w:r>
      </w:ins>
    </w:p>
    <w:p w14:paraId="29769864" w14:textId="77777777" w:rsidR="00C52B69" w:rsidRPr="00273852" w:rsidRDefault="00C52B69" w:rsidP="00C52B69">
      <w:pPr>
        <w:pStyle w:val="ListParagraph"/>
        <w:numPr>
          <w:ilvl w:val="0"/>
          <w:numId w:val="37"/>
        </w:numPr>
        <w:rPr>
          <w:ins w:id="853" w:author="00051521" w:date="2017-06-06T19:20:00Z"/>
          <w:rFonts w:ascii="Arial" w:hAnsi="Arial" w:cs="Arial"/>
          <w:sz w:val="23"/>
          <w:szCs w:val="23"/>
        </w:rPr>
      </w:pPr>
      <w:ins w:id="854" w:author="00051521" w:date="2017-06-06T19:20:00Z">
        <w:r w:rsidRPr="00273852">
          <w:rPr>
            <w:rFonts w:ascii="Arial" w:hAnsi="Arial" w:cs="Arial"/>
            <w:bCs/>
            <w:sz w:val="23"/>
            <w:szCs w:val="23"/>
            <w:lang w:val="en-US"/>
          </w:rPr>
          <w:t xml:space="preserve">Ensure </w:t>
        </w:r>
        <w:proofErr w:type="spellStart"/>
        <w:r w:rsidRPr="00273852">
          <w:rPr>
            <w:rFonts w:ascii="Arial" w:hAnsi="Arial" w:cs="Arial"/>
            <w:bCs/>
            <w:sz w:val="23"/>
            <w:szCs w:val="23"/>
            <w:lang w:val="en-US"/>
          </w:rPr>
          <w:t>mould</w:t>
        </w:r>
        <w:proofErr w:type="spellEnd"/>
        <w:r w:rsidRPr="00273852">
          <w:rPr>
            <w:rFonts w:ascii="Arial" w:hAnsi="Arial" w:cs="Arial"/>
            <w:bCs/>
            <w:sz w:val="23"/>
            <w:szCs w:val="23"/>
            <w:lang w:val="en-US"/>
          </w:rPr>
          <w:t xml:space="preserve"> is not hot before climbing over it</w:t>
        </w:r>
      </w:ins>
    </w:p>
    <w:p w14:paraId="45C106C0" w14:textId="77777777" w:rsidR="00C52B69" w:rsidRPr="00273852" w:rsidRDefault="00C52B69" w:rsidP="00C52B69">
      <w:pPr>
        <w:pStyle w:val="ListParagraph"/>
        <w:numPr>
          <w:ilvl w:val="0"/>
          <w:numId w:val="37"/>
        </w:numPr>
        <w:rPr>
          <w:ins w:id="855" w:author="00051521" w:date="2017-06-06T19:20:00Z"/>
          <w:rFonts w:ascii="Arial" w:hAnsi="Arial" w:cs="Arial"/>
          <w:sz w:val="23"/>
          <w:szCs w:val="23"/>
        </w:rPr>
      </w:pPr>
      <w:ins w:id="856" w:author="00051521" w:date="2017-06-06T19:20:00Z">
        <w:r w:rsidRPr="00273852">
          <w:rPr>
            <w:rFonts w:ascii="Arial" w:hAnsi="Arial" w:cs="Arial"/>
            <w:bCs/>
            <w:sz w:val="23"/>
            <w:szCs w:val="23"/>
            <w:lang w:val="en-US"/>
          </w:rPr>
          <w:t>Lock both chains with sling/ chain pulley block before removing pin</w:t>
        </w:r>
      </w:ins>
    </w:p>
    <w:p w14:paraId="192CC619" w14:textId="77777777" w:rsidR="00C52B69" w:rsidRPr="00273852" w:rsidRDefault="00C52B69" w:rsidP="00C52B69">
      <w:pPr>
        <w:pStyle w:val="ListParagraph"/>
        <w:numPr>
          <w:ilvl w:val="0"/>
          <w:numId w:val="37"/>
        </w:numPr>
        <w:rPr>
          <w:ins w:id="857" w:author="00051521" w:date="2017-06-06T19:20:00Z"/>
          <w:rFonts w:ascii="Arial" w:hAnsi="Arial" w:cs="Arial"/>
          <w:sz w:val="23"/>
          <w:szCs w:val="23"/>
        </w:rPr>
      </w:pPr>
      <w:ins w:id="858" w:author="00051521" w:date="2017-06-06T19:20:00Z">
        <w:r w:rsidRPr="00273852">
          <w:rPr>
            <w:rFonts w:ascii="Arial" w:hAnsi="Arial" w:cs="Arial"/>
            <w:bCs/>
            <w:sz w:val="23"/>
            <w:szCs w:val="23"/>
            <w:lang w:val="en-US"/>
          </w:rPr>
          <w:t xml:space="preserve">Check the slings before lifting </w:t>
        </w:r>
        <w:proofErr w:type="spellStart"/>
        <w:r w:rsidRPr="00273852">
          <w:rPr>
            <w:rFonts w:ascii="Arial" w:hAnsi="Arial" w:cs="Arial"/>
            <w:bCs/>
            <w:sz w:val="23"/>
            <w:szCs w:val="23"/>
            <w:lang w:val="en-US"/>
          </w:rPr>
          <w:t>mould</w:t>
        </w:r>
        <w:proofErr w:type="spellEnd"/>
      </w:ins>
    </w:p>
    <w:p w14:paraId="65B87875" w14:textId="77777777" w:rsidR="00C52B69" w:rsidRPr="00273852" w:rsidRDefault="00C52B69" w:rsidP="00C52B69">
      <w:pPr>
        <w:pStyle w:val="ListParagraph"/>
        <w:numPr>
          <w:ilvl w:val="0"/>
          <w:numId w:val="37"/>
        </w:numPr>
        <w:rPr>
          <w:ins w:id="859" w:author="00051521" w:date="2017-06-06T19:20:00Z"/>
          <w:rFonts w:ascii="Arial" w:hAnsi="Arial" w:cs="Arial"/>
          <w:sz w:val="23"/>
          <w:szCs w:val="23"/>
        </w:rPr>
      </w:pPr>
      <w:ins w:id="860" w:author="00051521" w:date="2017-06-06T19:20:00Z">
        <w:r w:rsidRPr="00273852">
          <w:rPr>
            <w:rFonts w:ascii="Arial" w:hAnsi="Arial" w:cs="Arial"/>
            <w:bCs/>
            <w:sz w:val="23"/>
            <w:szCs w:val="23"/>
            <w:lang w:val="en-US"/>
          </w:rPr>
          <w:t>Wear goggles in PCM area</w:t>
        </w:r>
      </w:ins>
    </w:p>
    <w:p w14:paraId="70F2165D" w14:textId="77777777" w:rsidR="00C52B69" w:rsidRPr="00273852" w:rsidRDefault="00C52B69" w:rsidP="00C52B69">
      <w:pPr>
        <w:pStyle w:val="ListParagraph"/>
        <w:numPr>
          <w:ilvl w:val="0"/>
          <w:numId w:val="37"/>
        </w:numPr>
        <w:rPr>
          <w:ins w:id="861" w:author="00051521" w:date="2017-06-06T19:20:00Z"/>
          <w:rFonts w:ascii="Arial" w:hAnsi="Arial" w:cs="Arial"/>
          <w:sz w:val="23"/>
          <w:szCs w:val="23"/>
        </w:rPr>
      </w:pPr>
      <w:ins w:id="862" w:author="00051521" w:date="2017-06-06T19:20:00Z">
        <w:r w:rsidRPr="00273852">
          <w:rPr>
            <w:rFonts w:ascii="Arial" w:hAnsi="Arial" w:cs="Arial"/>
            <w:sz w:val="23"/>
            <w:szCs w:val="23"/>
          </w:rPr>
          <w:t>Alert of moving machineries like ladle transfer car, wheel loader, truck and cranes</w:t>
        </w:r>
      </w:ins>
    </w:p>
    <w:p w14:paraId="1250E347" w14:textId="77777777" w:rsidR="00C52B69" w:rsidRPr="00273852" w:rsidRDefault="00C52B69" w:rsidP="00C52B69">
      <w:pPr>
        <w:pStyle w:val="ListParagraph"/>
        <w:numPr>
          <w:ilvl w:val="0"/>
          <w:numId w:val="37"/>
        </w:numPr>
        <w:rPr>
          <w:ins w:id="863" w:author="00051521" w:date="2017-06-06T19:20:00Z"/>
          <w:rFonts w:ascii="Arial" w:hAnsi="Arial" w:cs="Arial"/>
          <w:sz w:val="23"/>
          <w:szCs w:val="23"/>
        </w:rPr>
      </w:pPr>
      <w:ins w:id="864" w:author="00051521" w:date="2017-06-06T19:20:00Z">
        <w:r w:rsidRPr="00273852">
          <w:rPr>
            <w:rFonts w:ascii="Arial" w:hAnsi="Arial" w:cs="Arial"/>
            <w:sz w:val="23"/>
            <w:szCs w:val="23"/>
          </w:rPr>
          <w:t>Use proper tools</w:t>
        </w:r>
      </w:ins>
    </w:p>
    <w:p w14:paraId="442BC713" w14:textId="77777777" w:rsidR="00C52B69" w:rsidRPr="00273852" w:rsidRDefault="00C52B69" w:rsidP="00C52B69">
      <w:pPr>
        <w:pStyle w:val="ListParagraph"/>
        <w:numPr>
          <w:ilvl w:val="0"/>
          <w:numId w:val="37"/>
        </w:numPr>
        <w:rPr>
          <w:ins w:id="865" w:author="00051521" w:date="2017-06-06T19:20:00Z"/>
          <w:rFonts w:ascii="Arial" w:hAnsi="Arial" w:cs="Arial"/>
          <w:sz w:val="23"/>
          <w:szCs w:val="23"/>
        </w:rPr>
      </w:pPr>
      <w:ins w:id="866" w:author="00051521" w:date="2017-06-06T19:20:00Z">
        <w:r w:rsidRPr="00273852">
          <w:rPr>
            <w:rFonts w:ascii="Arial" w:hAnsi="Arial" w:cs="Arial"/>
            <w:sz w:val="23"/>
            <w:szCs w:val="23"/>
          </w:rPr>
          <w:t xml:space="preserve">Use tested cutting set, slings, welding machine, jacks, D-shackle, chain pulley </w:t>
        </w:r>
      </w:ins>
    </w:p>
    <w:p w14:paraId="5E810B27" w14:textId="77777777" w:rsidR="00C52B69" w:rsidRPr="00273852" w:rsidRDefault="00C52B69" w:rsidP="00C52B69">
      <w:pPr>
        <w:pStyle w:val="ListParagraph"/>
        <w:numPr>
          <w:ilvl w:val="0"/>
          <w:numId w:val="37"/>
        </w:numPr>
        <w:rPr>
          <w:ins w:id="867" w:author="00051521" w:date="2017-06-06T19:20:00Z"/>
          <w:rFonts w:ascii="Arial" w:hAnsi="Arial" w:cs="Arial"/>
          <w:sz w:val="23"/>
          <w:szCs w:val="23"/>
        </w:rPr>
      </w:pPr>
      <w:ins w:id="868" w:author="00051521" w:date="2017-06-06T19:20:00Z">
        <w:r w:rsidRPr="00273852">
          <w:rPr>
            <w:rFonts w:ascii="Arial" w:hAnsi="Arial" w:cs="Arial"/>
            <w:sz w:val="23"/>
            <w:szCs w:val="23"/>
          </w:rPr>
          <w:t>Fix back guards after completion of job</w:t>
        </w:r>
      </w:ins>
    </w:p>
    <w:p w14:paraId="1795BC8C" w14:textId="77777777" w:rsidR="00C52B69" w:rsidRPr="00273852" w:rsidRDefault="00C52B69" w:rsidP="00C52B69">
      <w:pPr>
        <w:pStyle w:val="ListParagraph"/>
        <w:numPr>
          <w:ilvl w:val="0"/>
          <w:numId w:val="37"/>
        </w:numPr>
        <w:rPr>
          <w:ins w:id="869" w:author="00051521" w:date="2017-06-06T19:20:00Z"/>
          <w:rFonts w:ascii="Arial" w:hAnsi="Arial" w:cs="Arial"/>
          <w:sz w:val="23"/>
          <w:szCs w:val="23"/>
        </w:rPr>
      </w:pPr>
      <w:ins w:id="870" w:author="00051521" w:date="2017-06-06T19:20:00Z">
        <w:r w:rsidRPr="00273852">
          <w:rPr>
            <w:rFonts w:ascii="Arial" w:hAnsi="Arial" w:cs="Arial"/>
            <w:sz w:val="23"/>
            <w:szCs w:val="23"/>
          </w:rPr>
          <w:lastRenderedPageBreak/>
          <w:t>Ensure that while working in PCM discharge side, area is barricaded and care is taken during movement of 25/12T crane, ladle transfer car, HITACHI movement during ladle cleaning, etc.</w:t>
        </w:r>
      </w:ins>
    </w:p>
    <w:p w14:paraId="666F177B" w14:textId="77777777" w:rsidR="00C52B69" w:rsidRPr="00273852" w:rsidRDefault="00C52B69" w:rsidP="00C52B69">
      <w:pPr>
        <w:pStyle w:val="ListParagraph"/>
        <w:numPr>
          <w:ilvl w:val="0"/>
          <w:numId w:val="37"/>
        </w:numPr>
        <w:rPr>
          <w:ins w:id="871" w:author="00051521" w:date="2017-06-06T19:20:00Z"/>
          <w:rFonts w:ascii="Arial" w:hAnsi="Arial" w:cs="Arial"/>
          <w:sz w:val="23"/>
          <w:szCs w:val="23"/>
        </w:rPr>
      </w:pPr>
      <w:ins w:id="872" w:author="00051521" w:date="2017-06-06T19:20:00Z">
        <w:r w:rsidRPr="00273852">
          <w:rPr>
            <w:rFonts w:ascii="Arial" w:hAnsi="Arial" w:cs="Arial"/>
            <w:sz w:val="23"/>
            <w:szCs w:val="23"/>
          </w:rPr>
          <w:t>Remove the hose pipe for compressed air inlet for diverter chute movement while working on diverter chute or for pneumatic cylinder replacement</w:t>
        </w:r>
      </w:ins>
    </w:p>
    <w:p w14:paraId="4EE4B49B" w14:textId="77777777" w:rsidR="00C52B69" w:rsidRPr="00273852" w:rsidRDefault="00C52B69" w:rsidP="00C52B69">
      <w:pPr>
        <w:pStyle w:val="ListParagraph"/>
        <w:numPr>
          <w:ilvl w:val="0"/>
          <w:numId w:val="37"/>
        </w:numPr>
        <w:rPr>
          <w:ins w:id="873" w:author="00051521" w:date="2017-06-06T19:20:00Z"/>
          <w:rFonts w:ascii="Arial" w:hAnsi="Arial"/>
          <w:sz w:val="23"/>
          <w:szCs w:val="23"/>
        </w:rPr>
      </w:pPr>
      <w:ins w:id="874" w:author="00051521" w:date="2017-06-06T19:20:00Z">
        <w:r w:rsidRPr="00273852">
          <w:rPr>
            <w:rFonts w:ascii="Arial" w:hAnsi="Arial"/>
            <w:sz w:val="23"/>
            <w:szCs w:val="23"/>
          </w:rPr>
          <w:t xml:space="preserve">Maintenance workmen going to work on burnt lime handling equipment should </w:t>
        </w:r>
        <w:proofErr w:type="gramStart"/>
        <w:r w:rsidRPr="00273852">
          <w:rPr>
            <w:rFonts w:ascii="Arial" w:hAnsi="Arial"/>
            <w:sz w:val="23"/>
            <w:szCs w:val="23"/>
          </w:rPr>
          <w:t>compulsory</w:t>
        </w:r>
        <w:proofErr w:type="gramEnd"/>
        <w:r w:rsidRPr="00273852">
          <w:rPr>
            <w:rFonts w:ascii="Arial" w:hAnsi="Arial"/>
            <w:sz w:val="23"/>
            <w:szCs w:val="23"/>
          </w:rPr>
          <w:t xml:space="preserve"> wear appropriate PPE like long sleeve apron including fully covered goggles &amp; also should apply coconut oil to the exposed body parts. </w:t>
        </w:r>
      </w:ins>
    </w:p>
    <w:p w14:paraId="36F17FDE" w14:textId="77777777" w:rsidR="00C52B69" w:rsidRPr="00273852" w:rsidRDefault="00C52B69" w:rsidP="00C52B69">
      <w:pPr>
        <w:pStyle w:val="ListParagraph"/>
        <w:numPr>
          <w:ilvl w:val="0"/>
          <w:numId w:val="37"/>
        </w:numPr>
        <w:rPr>
          <w:ins w:id="875" w:author="00051521" w:date="2017-06-06T19:20:00Z"/>
          <w:rFonts w:ascii="Arial" w:hAnsi="Arial"/>
          <w:sz w:val="23"/>
          <w:szCs w:val="23"/>
        </w:rPr>
      </w:pPr>
      <w:ins w:id="876" w:author="00051521" w:date="2017-06-06T19:20:00Z">
        <w:r w:rsidRPr="00273852">
          <w:rPr>
            <w:rFonts w:ascii="Arial" w:hAnsi="Arial"/>
            <w:sz w:val="23"/>
            <w:szCs w:val="23"/>
          </w:rPr>
          <w:t>Take direction trials before commissioning any motor drives by inching operation</w:t>
        </w:r>
      </w:ins>
    </w:p>
    <w:p w14:paraId="69C32E27" w14:textId="77777777" w:rsidR="00C52B69" w:rsidRPr="00273852" w:rsidRDefault="00C52B69" w:rsidP="00C52B69">
      <w:pPr>
        <w:pStyle w:val="ListParagraph"/>
        <w:numPr>
          <w:ilvl w:val="0"/>
          <w:numId w:val="37"/>
        </w:numPr>
        <w:rPr>
          <w:ins w:id="877" w:author="00051521" w:date="2017-06-06T19:20:00Z"/>
          <w:rFonts w:ascii="Arial" w:hAnsi="Arial" w:cs="Arial"/>
          <w:sz w:val="23"/>
          <w:szCs w:val="23"/>
        </w:rPr>
      </w:pPr>
    </w:p>
    <w:p w14:paraId="7FCE8B72" w14:textId="77777777" w:rsidR="00C52B69" w:rsidRPr="00273852" w:rsidRDefault="00C52B69" w:rsidP="00C52B69">
      <w:pPr>
        <w:pStyle w:val="Standard"/>
        <w:jc w:val="both"/>
        <w:rPr>
          <w:ins w:id="878" w:author="00051521" w:date="2017-06-06T19:20:00Z"/>
          <w:sz w:val="23"/>
          <w:szCs w:val="23"/>
        </w:rPr>
      </w:pPr>
    </w:p>
    <w:p w14:paraId="31C8893A" w14:textId="77777777" w:rsidR="00C52B69" w:rsidRPr="00273852" w:rsidRDefault="00C52B69" w:rsidP="00C52B69">
      <w:pPr>
        <w:pStyle w:val="Standard"/>
        <w:jc w:val="both"/>
        <w:rPr>
          <w:ins w:id="879" w:author="00051521" w:date="2017-06-06T19:20:00Z"/>
          <w:b/>
          <w:sz w:val="23"/>
          <w:szCs w:val="23"/>
        </w:rPr>
      </w:pPr>
      <w:ins w:id="880" w:author="00051521" w:date="2017-06-06T19:20:00Z">
        <w:r w:rsidRPr="00273852">
          <w:rPr>
            <w:b/>
            <w:sz w:val="23"/>
            <w:szCs w:val="23"/>
          </w:rPr>
          <w:t>DO NOT</w:t>
        </w:r>
      </w:ins>
    </w:p>
    <w:p w14:paraId="754556CD" w14:textId="77777777" w:rsidR="00C52B69" w:rsidRPr="00273852" w:rsidRDefault="00C52B69" w:rsidP="00C52B69">
      <w:pPr>
        <w:pStyle w:val="Standard"/>
        <w:jc w:val="both"/>
        <w:rPr>
          <w:ins w:id="881" w:author="00051521" w:date="2017-06-06T19:20:00Z"/>
          <w:sz w:val="23"/>
          <w:szCs w:val="23"/>
        </w:rPr>
      </w:pPr>
    </w:p>
    <w:p w14:paraId="001FE36C" w14:textId="77777777" w:rsidR="00C52B69" w:rsidRPr="00273852" w:rsidRDefault="00C52B69" w:rsidP="00C52B69">
      <w:pPr>
        <w:pStyle w:val="Standard"/>
        <w:numPr>
          <w:ilvl w:val="0"/>
          <w:numId w:val="21"/>
        </w:numPr>
        <w:jc w:val="both"/>
        <w:rPr>
          <w:ins w:id="882" w:author="00051521" w:date="2017-06-06T19:20:00Z"/>
          <w:sz w:val="23"/>
          <w:szCs w:val="23"/>
        </w:rPr>
      </w:pPr>
      <w:ins w:id="883" w:author="00051521" w:date="2017-06-06T19:20:00Z">
        <w:r w:rsidRPr="00273852">
          <w:rPr>
            <w:sz w:val="23"/>
            <w:szCs w:val="23"/>
          </w:rPr>
          <w:t xml:space="preserve">Cool the </w:t>
        </w:r>
        <w:proofErr w:type="spellStart"/>
        <w:r w:rsidRPr="00273852">
          <w:rPr>
            <w:sz w:val="23"/>
            <w:szCs w:val="23"/>
          </w:rPr>
          <w:t>mould</w:t>
        </w:r>
        <w:proofErr w:type="spellEnd"/>
        <w:r w:rsidRPr="00273852">
          <w:rPr>
            <w:sz w:val="23"/>
            <w:szCs w:val="23"/>
          </w:rPr>
          <w:t xml:space="preserve"> using water.</w:t>
        </w:r>
      </w:ins>
    </w:p>
    <w:p w14:paraId="62645DE8" w14:textId="77777777" w:rsidR="00C52B69" w:rsidRPr="00273852" w:rsidRDefault="00C52B69" w:rsidP="00C52B69">
      <w:pPr>
        <w:pStyle w:val="Standard"/>
        <w:numPr>
          <w:ilvl w:val="0"/>
          <w:numId w:val="21"/>
        </w:numPr>
        <w:jc w:val="both"/>
        <w:rPr>
          <w:ins w:id="884" w:author="00051521" w:date="2017-06-06T19:20:00Z"/>
          <w:sz w:val="23"/>
          <w:szCs w:val="23"/>
        </w:rPr>
      </w:pPr>
      <w:ins w:id="885" w:author="00051521" w:date="2017-06-06T19:20:00Z">
        <w:r w:rsidRPr="00273852">
          <w:rPr>
            <w:sz w:val="23"/>
            <w:szCs w:val="23"/>
          </w:rPr>
          <w:t>Stand below the hoist during operation/</w:t>
        </w:r>
        <w:proofErr w:type="spellStart"/>
        <w:r w:rsidRPr="00273852">
          <w:rPr>
            <w:sz w:val="23"/>
            <w:szCs w:val="23"/>
          </w:rPr>
          <w:t>mould</w:t>
        </w:r>
        <w:proofErr w:type="spellEnd"/>
        <w:r w:rsidRPr="00273852">
          <w:rPr>
            <w:sz w:val="23"/>
            <w:szCs w:val="23"/>
          </w:rPr>
          <w:t xml:space="preserve"> changing.</w:t>
        </w:r>
      </w:ins>
    </w:p>
    <w:p w14:paraId="3F73658C" w14:textId="77777777" w:rsidR="00C52B69" w:rsidRPr="00273852" w:rsidRDefault="00C52B69" w:rsidP="00C52B69">
      <w:pPr>
        <w:pStyle w:val="Standard"/>
        <w:numPr>
          <w:ilvl w:val="0"/>
          <w:numId w:val="21"/>
        </w:numPr>
        <w:jc w:val="both"/>
        <w:rPr>
          <w:ins w:id="886" w:author="00051521" w:date="2017-06-06T19:20:00Z"/>
          <w:sz w:val="23"/>
          <w:szCs w:val="23"/>
        </w:rPr>
      </w:pPr>
      <w:ins w:id="887" w:author="00051521" w:date="2017-06-06T19:20:00Z">
        <w:r w:rsidRPr="00273852">
          <w:rPr>
            <w:sz w:val="23"/>
            <w:szCs w:val="23"/>
          </w:rPr>
          <w:t>Keep the hoist in the crane bay when not in use.</w:t>
        </w:r>
      </w:ins>
    </w:p>
    <w:p w14:paraId="490B9309" w14:textId="77777777" w:rsidR="00C52B69" w:rsidRPr="00273852" w:rsidRDefault="00C52B69" w:rsidP="00C52B69">
      <w:pPr>
        <w:pStyle w:val="Standard"/>
        <w:numPr>
          <w:ilvl w:val="0"/>
          <w:numId w:val="21"/>
        </w:numPr>
        <w:jc w:val="both"/>
        <w:rPr>
          <w:ins w:id="888" w:author="00051521" w:date="2017-06-06T19:20:00Z"/>
          <w:sz w:val="23"/>
          <w:szCs w:val="23"/>
        </w:rPr>
      </w:pPr>
      <w:ins w:id="889" w:author="00051521" w:date="2017-06-06T19:20:00Z">
        <w:r w:rsidRPr="00273852">
          <w:rPr>
            <w:sz w:val="23"/>
            <w:szCs w:val="23"/>
          </w:rPr>
          <w:t>Operate the hoist in inclined position.</w:t>
        </w:r>
      </w:ins>
    </w:p>
    <w:p w14:paraId="5C149EAE" w14:textId="77777777" w:rsidR="00C52B69" w:rsidRPr="00273852" w:rsidRDefault="00C52B69" w:rsidP="00C52B69">
      <w:pPr>
        <w:pStyle w:val="Standard"/>
        <w:numPr>
          <w:ilvl w:val="0"/>
          <w:numId w:val="21"/>
        </w:numPr>
        <w:jc w:val="both"/>
        <w:rPr>
          <w:ins w:id="890" w:author="00051521" w:date="2017-06-06T19:20:00Z"/>
          <w:sz w:val="23"/>
          <w:szCs w:val="23"/>
        </w:rPr>
      </w:pPr>
      <w:ins w:id="891" w:author="00051521" w:date="2017-06-06T19:20:00Z">
        <w:r w:rsidRPr="00273852">
          <w:rPr>
            <w:sz w:val="23"/>
            <w:szCs w:val="23"/>
          </w:rPr>
          <w:t>Pull the wire rope of 3T PCM launder crane obliquely.</w:t>
        </w:r>
      </w:ins>
    </w:p>
    <w:p w14:paraId="1E184DF5" w14:textId="77777777" w:rsidR="00C52B69" w:rsidRPr="00273852" w:rsidRDefault="00C52B69" w:rsidP="00C52B69">
      <w:pPr>
        <w:pStyle w:val="Standard"/>
        <w:numPr>
          <w:ilvl w:val="0"/>
          <w:numId w:val="21"/>
        </w:numPr>
        <w:jc w:val="both"/>
        <w:rPr>
          <w:ins w:id="892" w:author="00051521" w:date="2017-06-06T19:20:00Z"/>
          <w:sz w:val="23"/>
          <w:szCs w:val="23"/>
        </w:rPr>
      </w:pPr>
      <w:ins w:id="893" w:author="00051521" w:date="2017-06-06T19:20:00Z">
        <w:r w:rsidRPr="00273852">
          <w:rPr>
            <w:sz w:val="23"/>
            <w:szCs w:val="23"/>
          </w:rPr>
          <w:t>Keep Cutting set hoses and pneumatic wrench on haphazardly on walkway.</w:t>
        </w:r>
      </w:ins>
    </w:p>
    <w:p w14:paraId="25737431" w14:textId="77777777" w:rsidR="00C52B69" w:rsidRPr="00273852" w:rsidRDefault="00C52B69" w:rsidP="00C52B69">
      <w:pPr>
        <w:pStyle w:val="Standard"/>
        <w:numPr>
          <w:ilvl w:val="0"/>
          <w:numId w:val="21"/>
        </w:numPr>
        <w:jc w:val="both"/>
        <w:rPr>
          <w:ins w:id="894" w:author="00051521" w:date="2017-06-06T19:20:00Z"/>
          <w:sz w:val="23"/>
          <w:szCs w:val="23"/>
        </w:rPr>
      </w:pPr>
      <w:ins w:id="895" w:author="00051521" w:date="2017-06-06T19:20:00Z">
        <w:r w:rsidRPr="00273852">
          <w:rPr>
            <w:sz w:val="23"/>
            <w:szCs w:val="23"/>
          </w:rPr>
          <w:t xml:space="preserve">Keep cutting set O2/LPG hoses on hot </w:t>
        </w:r>
        <w:proofErr w:type="spellStart"/>
        <w:r w:rsidRPr="00273852">
          <w:rPr>
            <w:sz w:val="23"/>
            <w:szCs w:val="23"/>
          </w:rPr>
          <w:t>mould</w:t>
        </w:r>
        <w:proofErr w:type="spellEnd"/>
        <w:r w:rsidRPr="00273852">
          <w:rPr>
            <w:sz w:val="23"/>
            <w:szCs w:val="23"/>
          </w:rPr>
          <w:t xml:space="preserve"> which can damage the hose and cause leakage.</w:t>
        </w:r>
      </w:ins>
    </w:p>
    <w:p w14:paraId="593D3A84" w14:textId="77777777" w:rsidR="00C52B69" w:rsidRPr="00273852" w:rsidRDefault="00C52B69" w:rsidP="00C52B69">
      <w:pPr>
        <w:pStyle w:val="ListParagraph"/>
        <w:numPr>
          <w:ilvl w:val="0"/>
          <w:numId w:val="21"/>
        </w:numPr>
        <w:rPr>
          <w:ins w:id="896" w:author="00051521" w:date="2017-06-06T19:20:00Z"/>
          <w:rFonts w:ascii="Arial" w:hAnsi="Arial" w:cs="Arial"/>
          <w:sz w:val="23"/>
          <w:szCs w:val="23"/>
        </w:rPr>
      </w:pPr>
      <w:ins w:id="897" w:author="00051521" w:date="2017-06-06T19:20:00Z">
        <w:r w:rsidRPr="00273852">
          <w:rPr>
            <w:rFonts w:ascii="Arial" w:hAnsi="Arial" w:cs="Arial"/>
            <w:sz w:val="23"/>
            <w:szCs w:val="23"/>
          </w:rPr>
          <w:t>Stand/walk in front of slag granulation pit when granulation in progress or pit is filled with hot water.</w:t>
        </w:r>
      </w:ins>
    </w:p>
    <w:p w14:paraId="1CFAB512" w14:textId="77777777" w:rsidR="00C52B69" w:rsidRPr="00273852" w:rsidRDefault="00C52B69" w:rsidP="00C52B69">
      <w:pPr>
        <w:pStyle w:val="ListParagraph"/>
        <w:numPr>
          <w:ilvl w:val="0"/>
          <w:numId w:val="21"/>
        </w:numPr>
        <w:jc w:val="both"/>
        <w:rPr>
          <w:ins w:id="898" w:author="00051521" w:date="2017-06-06T19:20:00Z"/>
          <w:rFonts w:ascii="Arial" w:hAnsi="Arial" w:cs="Arial"/>
          <w:sz w:val="23"/>
          <w:szCs w:val="23"/>
        </w:rPr>
      </w:pPr>
      <w:ins w:id="899" w:author="00051521" w:date="2017-06-06T19:20:00Z">
        <w:r w:rsidRPr="00273852">
          <w:rPr>
            <w:rFonts w:ascii="Arial" w:hAnsi="Arial" w:cs="Arial"/>
            <w:sz w:val="23"/>
            <w:szCs w:val="23"/>
          </w:rPr>
          <w:t>Walk in PCM discharge end without wearing safety goggles when pouring is in progress.</w:t>
        </w:r>
      </w:ins>
    </w:p>
    <w:p w14:paraId="59012238" w14:textId="77777777" w:rsidR="00C52B69" w:rsidRPr="00273852" w:rsidRDefault="00C52B69" w:rsidP="00C52B69">
      <w:pPr>
        <w:pStyle w:val="ListParagraph"/>
        <w:numPr>
          <w:ilvl w:val="0"/>
          <w:numId w:val="21"/>
        </w:numPr>
        <w:rPr>
          <w:ins w:id="900" w:author="00051521" w:date="2017-06-06T19:20:00Z"/>
          <w:rFonts w:ascii="Arial" w:hAnsi="Arial" w:cs="Arial"/>
          <w:sz w:val="23"/>
          <w:szCs w:val="23"/>
        </w:rPr>
      </w:pPr>
      <w:ins w:id="901" w:author="00051521" w:date="2017-06-06T19:20:00Z">
        <w:r w:rsidRPr="00273852">
          <w:rPr>
            <w:rFonts w:ascii="Arial" w:hAnsi="Arial" w:cs="Arial"/>
            <w:sz w:val="23"/>
            <w:szCs w:val="23"/>
          </w:rPr>
          <w:t>Keep loose materials, rollers, brackets, nut-bolts, rods on PCM walkway.</w:t>
        </w:r>
      </w:ins>
    </w:p>
    <w:p w14:paraId="1B8A9E68" w14:textId="77777777" w:rsidR="00C52B69" w:rsidRPr="00273852" w:rsidRDefault="00C52B69" w:rsidP="00C52B69">
      <w:pPr>
        <w:pStyle w:val="ListParagraph"/>
        <w:numPr>
          <w:ilvl w:val="0"/>
          <w:numId w:val="21"/>
        </w:numPr>
        <w:rPr>
          <w:ins w:id="902" w:author="00051521" w:date="2017-06-06T19:20:00Z"/>
          <w:rFonts w:ascii="Arial" w:hAnsi="Arial" w:cs="Arial"/>
          <w:sz w:val="23"/>
          <w:szCs w:val="23"/>
        </w:rPr>
      </w:pPr>
      <w:ins w:id="903" w:author="00051521" w:date="2017-06-06T19:20:00Z">
        <w:r w:rsidRPr="00273852">
          <w:rPr>
            <w:rFonts w:ascii="Arial" w:hAnsi="Arial" w:cs="Arial"/>
            <w:sz w:val="23"/>
            <w:szCs w:val="23"/>
          </w:rPr>
          <w:t>Stay at head end when pig cooling water is released for cooling pigs.</w:t>
        </w:r>
      </w:ins>
    </w:p>
    <w:p w14:paraId="2FEBAA03" w14:textId="77777777" w:rsidR="00C52B69" w:rsidRPr="00273852" w:rsidRDefault="00C52B69" w:rsidP="00C52B69">
      <w:pPr>
        <w:pStyle w:val="ListParagraph"/>
        <w:numPr>
          <w:ilvl w:val="0"/>
          <w:numId w:val="21"/>
        </w:numPr>
        <w:rPr>
          <w:ins w:id="904" w:author="00051521" w:date="2017-06-06T19:20:00Z"/>
          <w:rFonts w:ascii="Arial" w:hAnsi="Arial" w:cs="Arial"/>
          <w:sz w:val="23"/>
          <w:szCs w:val="23"/>
        </w:rPr>
      </w:pPr>
      <w:ins w:id="905" w:author="00051521" w:date="2017-06-06T19:20:00Z">
        <w:r w:rsidRPr="00273852">
          <w:rPr>
            <w:rFonts w:ascii="Arial" w:hAnsi="Arial" w:cs="Arial"/>
            <w:sz w:val="23"/>
            <w:szCs w:val="23"/>
          </w:rPr>
          <w:t>Stay near pouring of ladle.</w:t>
        </w:r>
      </w:ins>
    </w:p>
    <w:p w14:paraId="7EE611B3" w14:textId="77777777" w:rsidR="00C52B69" w:rsidRPr="00273852" w:rsidRDefault="00C52B69" w:rsidP="00C52B69">
      <w:pPr>
        <w:pStyle w:val="ListParagraph"/>
        <w:numPr>
          <w:ilvl w:val="0"/>
          <w:numId w:val="21"/>
        </w:numPr>
        <w:rPr>
          <w:ins w:id="906" w:author="00051521" w:date="2017-06-06T19:20:00Z"/>
          <w:rFonts w:ascii="Arial" w:hAnsi="Arial" w:cs="Arial"/>
          <w:sz w:val="23"/>
          <w:szCs w:val="23"/>
        </w:rPr>
      </w:pPr>
      <w:ins w:id="907" w:author="00051521" w:date="2017-06-06T19:20:00Z">
        <w:r w:rsidRPr="00273852">
          <w:rPr>
            <w:rFonts w:ascii="Arial" w:hAnsi="Arial" w:cs="Arial"/>
            <w:sz w:val="23"/>
            <w:szCs w:val="23"/>
          </w:rPr>
          <w:t>Work on lime spray nozzle without taking lime pump shutdown.</w:t>
        </w:r>
      </w:ins>
    </w:p>
    <w:p w14:paraId="5B41ED59" w14:textId="77777777" w:rsidR="00C52B69" w:rsidRPr="00273852" w:rsidRDefault="00C52B69" w:rsidP="00C52B69">
      <w:pPr>
        <w:pStyle w:val="ListParagraph"/>
        <w:numPr>
          <w:ilvl w:val="0"/>
          <w:numId w:val="21"/>
        </w:numPr>
        <w:rPr>
          <w:ins w:id="908" w:author="00051521" w:date="2017-06-06T19:20:00Z"/>
          <w:rFonts w:ascii="Arial" w:hAnsi="Arial" w:cs="Arial"/>
          <w:sz w:val="23"/>
          <w:szCs w:val="23"/>
        </w:rPr>
      </w:pPr>
      <w:ins w:id="909" w:author="00051521" w:date="2017-06-06T19:20:00Z">
        <w:r w:rsidRPr="00273852">
          <w:rPr>
            <w:rFonts w:ascii="Arial" w:hAnsi="Arial" w:cs="Arial"/>
            <w:sz w:val="23"/>
            <w:szCs w:val="23"/>
          </w:rPr>
          <w:t>Cross over the hot metal runner</w:t>
        </w:r>
      </w:ins>
    </w:p>
    <w:p w14:paraId="0B3B49C6" w14:textId="77777777" w:rsidR="00C52B69" w:rsidRPr="00273852" w:rsidRDefault="00C52B69" w:rsidP="00C52B69">
      <w:pPr>
        <w:pStyle w:val="ListParagraph"/>
        <w:numPr>
          <w:ilvl w:val="0"/>
          <w:numId w:val="21"/>
        </w:numPr>
        <w:rPr>
          <w:ins w:id="910" w:author="00051521" w:date="2017-06-06T19:20:00Z"/>
          <w:rFonts w:ascii="Arial" w:hAnsi="Arial" w:cs="Arial"/>
          <w:sz w:val="23"/>
          <w:szCs w:val="23"/>
        </w:rPr>
      </w:pPr>
      <w:ins w:id="911" w:author="00051521" w:date="2017-06-06T19:20:00Z">
        <w:r w:rsidRPr="00273852">
          <w:rPr>
            <w:rFonts w:ascii="Arial" w:hAnsi="Arial" w:cs="Arial"/>
            <w:sz w:val="23"/>
            <w:szCs w:val="23"/>
          </w:rPr>
          <w:t>Work below lifted / slinged load</w:t>
        </w:r>
      </w:ins>
    </w:p>
    <w:p w14:paraId="7C89ED9E" w14:textId="77777777" w:rsidR="00C52B69" w:rsidRPr="00273852" w:rsidRDefault="00C52B69" w:rsidP="00C52B69">
      <w:pPr>
        <w:pStyle w:val="ListParagraph"/>
        <w:numPr>
          <w:ilvl w:val="0"/>
          <w:numId w:val="21"/>
        </w:numPr>
        <w:rPr>
          <w:ins w:id="912" w:author="00051521" w:date="2017-06-06T19:20:00Z"/>
          <w:rFonts w:ascii="Arial" w:hAnsi="Arial" w:cs="Arial"/>
          <w:sz w:val="23"/>
          <w:szCs w:val="23"/>
        </w:rPr>
      </w:pPr>
      <w:ins w:id="913" w:author="00051521" w:date="2017-06-06T19:20:00Z">
        <w:r w:rsidRPr="00273852">
          <w:rPr>
            <w:rFonts w:ascii="Arial" w:hAnsi="Arial" w:cs="Arial"/>
            <w:sz w:val="23"/>
            <w:szCs w:val="23"/>
          </w:rPr>
          <w:t>Keep cutting set close to hot metal area – chances of fire</w:t>
        </w:r>
      </w:ins>
    </w:p>
    <w:p w14:paraId="526DCB8C" w14:textId="77777777" w:rsidR="00C52B69" w:rsidRPr="00273852" w:rsidRDefault="00C52B69" w:rsidP="00C52B69">
      <w:pPr>
        <w:pStyle w:val="ListParagraph"/>
        <w:numPr>
          <w:ilvl w:val="0"/>
          <w:numId w:val="21"/>
        </w:numPr>
        <w:rPr>
          <w:ins w:id="914" w:author="00051521" w:date="2017-06-06T19:20:00Z"/>
          <w:rFonts w:ascii="Arial" w:hAnsi="Arial" w:cs="Arial"/>
          <w:sz w:val="23"/>
          <w:szCs w:val="23"/>
        </w:rPr>
      </w:pPr>
      <w:ins w:id="915" w:author="00051521" w:date="2017-06-06T19:20:00Z">
        <w:r w:rsidRPr="00273852">
          <w:rPr>
            <w:rFonts w:ascii="Arial" w:hAnsi="Arial" w:cs="Arial"/>
            <w:sz w:val="23"/>
            <w:szCs w:val="23"/>
          </w:rPr>
          <w:t>Wear Loose clothes</w:t>
        </w:r>
      </w:ins>
    </w:p>
    <w:p w14:paraId="59268B28" w14:textId="77777777" w:rsidR="00C52B69" w:rsidRPr="00273852" w:rsidRDefault="00C52B69" w:rsidP="00C52B69">
      <w:pPr>
        <w:pStyle w:val="ListParagraph"/>
        <w:numPr>
          <w:ilvl w:val="0"/>
          <w:numId w:val="21"/>
        </w:numPr>
        <w:rPr>
          <w:ins w:id="916" w:author="00051521" w:date="2017-06-06T19:20:00Z"/>
          <w:rFonts w:ascii="Arial" w:hAnsi="Arial" w:cs="Arial"/>
          <w:sz w:val="23"/>
          <w:szCs w:val="23"/>
        </w:rPr>
      </w:pPr>
      <w:ins w:id="917" w:author="00051521" w:date="2017-06-06T19:20:00Z">
        <w:r w:rsidRPr="00273852">
          <w:rPr>
            <w:rFonts w:ascii="Arial" w:hAnsi="Arial" w:cs="Arial"/>
            <w:sz w:val="23"/>
            <w:szCs w:val="23"/>
          </w:rPr>
          <w:t>Work at PCM tail end when cast is open/furnace hearth draining</w:t>
        </w:r>
      </w:ins>
    </w:p>
    <w:p w14:paraId="36B55A71" w14:textId="77777777" w:rsidR="00C52B69" w:rsidRPr="00273852" w:rsidRDefault="00C52B69" w:rsidP="00C52B69">
      <w:pPr>
        <w:pStyle w:val="ListParagraph"/>
        <w:numPr>
          <w:ilvl w:val="0"/>
          <w:numId w:val="21"/>
        </w:numPr>
        <w:rPr>
          <w:ins w:id="918" w:author="00051521" w:date="2017-06-06T19:20:00Z"/>
          <w:rFonts w:ascii="Arial" w:hAnsi="Arial" w:cs="Arial"/>
          <w:sz w:val="23"/>
          <w:szCs w:val="23"/>
        </w:rPr>
      </w:pPr>
      <w:ins w:id="919" w:author="00051521" w:date="2017-06-06T19:20:00Z">
        <w:r w:rsidRPr="00273852">
          <w:rPr>
            <w:rFonts w:ascii="Arial" w:hAnsi="Arial" w:cs="Arial"/>
            <w:sz w:val="23"/>
            <w:szCs w:val="23"/>
          </w:rPr>
          <w:t>Stay on or around diverter chute region when the direction valve is being operated</w:t>
        </w:r>
      </w:ins>
    </w:p>
    <w:p w14:paraId="665B83E1" w14:textId="77777777" w:rsidR="00C52B69" w:rsidRPr="00273852" w:rsidRDefault="00C52B69" w:rsidP="00C52B69">
      <w:pPr>
        <w:pStyle w:val="Standard"/>
        <w:jc w:val="both"/>
        <w:rPr>
          <w:ins w:id="920" w:author="00051521" w:date="2017-06-06T19:20:00Z"/>
          <w:sz w:val="23"/>
          <w:szCs w:val="23"/>
        </w:rPr>
      </w:pPr>
      <w:ins w:id="921" w:author="00051521" w:date="2017-06-06T19:20:00Z">
        <w:r w:rsidRPr="00273852">
          <w:rPr>
            <w:rFonts w:ascii="Arial" w:hAnsi="Arial" w:cs="Arial"/>
            <w:sz w:val="23"/>
            <w:szCs w:val="23"/>
          </w:rPr>
          <w:t>Do not pass on the gas cutting torch in flame-on condition</w:t>
        </w:r>
      </w:ins>
    </w:p>
    <w:p w14:paraId="5FDF3EFB" w14:textId="77777777" w:rsidR="006775FE" w:rsidRPr="00273852" w:rsidRDefault="006775FE" w:rsidP="00F16844">
      <w:pPr>
        <w:pStyle w:val="Standard"/>
        <w:jc w:val="both"/>
        <w:rPr>
          <w:ins w:id="922" w:author="Pradhul" w:date="2019-11-16T06:26:00Z"/>
          <w:sz w:val="23"/>
          <w:szCs w:val="23"/>
        </w:rPr>
      </w:pPr>
    </w:p>
    <w:p w14:paraId="128000C6" w14:textId="77777777" w:rsidR="00CB6D0A" w:rsidRPr="00273852" w:rsidRDefault="00CB6D0A" w:rsidP="00F16844">
      <w:pPr>
        <w:pStyle w:val="Standard"/>
        <w:jc w:val="both"/>
        <w:rPr>
          <w:ins w:id="923" w:author="Pradhul" w:date="2019-11-16T06:03:00Z"/>
          <w:sz w:val="23"/>
          <w:szCs w:val="23"/>
        </w:rPr>
      </w:pPr>
    </w:p>
    <w:p w14:paraId="53AA5A62" w14:textId="77777777" w:rsidR="00EE5832" w:rsidRPr="00273852" w:rsidRDefault="00EE5832" w:rsidP="00EE5832">
      <w:pPr>
        <w:numPr>
          <w:ilvl w:val="0"/>
          <w:numId w:val="8"/>
        </w:numPr>
        <w:jc w:val="both"/>
        <w:rPr>
          <w:ins w:id="924" w:author="Pradhul" w:date="2019-11-16T06:03:00Z"/>
          <w:b/>
          <w:sz w:val="23"/>
          <w:szCs w:val="23"/>
        </w:rPr>
      </w:pPr>
      <w:ins w:id="925" w:author="Pradhul" w:date="2019-11-16T06:03:00Z">
        <w:r w:rsidRPr="00273852">
          <w:rPr>
            <w:b/>
            <w:sz w:val="23"/>
            <w:szCs w:val="23"/>
          </w:rPr>
          <w:t>Work No 2</w:t>
        </w:r>
      </w:ins>
      <w:ins w:id="926" w:author="Pradhul" w:date="2019-11-16T06:34:00Z">
        <w:r w:rsidR="00257BB8" w:rsidRPr="00273852">
          <w:rPr>
            <w:b/>
            <w:sz w:val="23"/>
            <w:szCs w:val="23"/>
          </w:rPr>
          <w:t>2</w:t>
        </w:r>
      </w:ins>
      <w:ins w:id="927" w:author="Pradhul" w:date="2019-11-16T06:03:00Z">
        <w:r w:rsidRPr="00273852">
          <w:rPr>
            <w:b/>
            <w:sz w:val="23"/>
            <w:szCs w:val="23"/>
          </w:rPr>
          <w:t xml:space="preserve">: </w:t>
        </w:r>
      </w:ins>
      <w:ins w:id="928" w:author="Pradhul" w:date="2019-11-16T06:04:00Z">
        <w:r w:rsidRPr="00273852">
          <w:rPr>
            <w:b/>
            <w:sz w:val="23"/>
            <w:szCs w:val="23"/>
          </w:rPr>
          <w:t xml:space="preserve"> Replacement of Stirrer </w:t>
        </w:r>
        <w:proofErr w:type="spellStart"/>
        <w:r w:rsidRPr="00273852">
          <w:rPr>
            <w:b/>
            <w:sz w:val="23"/>
            <w:szCs w:val="23"/>
          </w:rPr>
          <w:t>Assmebly</w:t>
        </w:r>
      </w:ins>
      <w:proofErr w:type="spellEnd"/>
    </w:p>
    <w:p w14:paraId="495A531E" w14:textId="77777777" w:rsidR="00EE5832" w:rsidRPr="00273852" w:rsidRDefault="00EE5832" w:rsidP="00F16844">
      <w:pPr>
        <w:pStyle w:val="Standard"/>
        <w:jc w:val="both"/>
        <w:rPr>
          <w:ins w:id="929" w:author="Pradhul" w:date="2019-11-16T06:03:00Z"/>
          <w:sz w:val="23"/>
          <w:szCs w:val="23"/>
        </w:rPr>
      </w:pPr>
    </w:p>
    <w:p w14:paraId="293386DB" w14:textId="77777777" w:rsidR="00EE5832" w:rsidRPr="00273852" w:rsidRDefault="00EE5832" w:rsidP="00EE5832">
      <w:pPr>
        <w:numPr>
          <w:ilvl w:val="0"/>
          <w:numId w:val="51"/>
        </w:numPr>
        <w:jc w:val="both"/>
        <w:rPr>
          <w:ins w:id="930" w:author="Pradhul" w:date="2019-11-16T06:03:00Z"/>
          <w:sz w:val="23"/>
          <w:szCs w:val="23"/>
        </w:rPr>
      </w:pPr>
      <w:ins w:id="931" w:author="Pradhul" w:date="2019-11-16T06:03:00Z">
        <w:r w:rsidRPr="00273852">
          <w:rPr>
            <w:sz w:val="23"/>
            <w:szCs w:val="23"/>
          </w:rPr>
          <w:t xml:space="preserve">Take electrical shut down as per format </w:t>
        </w:r>
      </w:ins>
    </w:p>
    <w:p w14:paraId="38C95B0C" w14:textId="77777777" w:rsidR="00EE5832" w:rsidRPr="00273852" w:rsidRDefault="00EE5832" w:rsidP="00EE5832">
      <w:pPr>
        <w:numPr>
          <w:ilvl w:val="0"/>
          <w:numId w:val="51"/>
        </w:numPr>
        <w:jc w:val="both"/>
        <w:rPr>
          <w:ins w:id="932" w:author="Pradhul" w:date="2019-11-16T06:03:00Z"/>
          <w:sz w:val="23"/>
          <w:szCs w:val="23"/>
        </w:rPr>
      </w:pPr>
      <w:ins w:id="933" w:author="Pradhul" w:date="2019-11-16T06:03:00Z">
        <w:r w:rsidRPr="00273852">
          <w:rPr>
            <w:sz w:val="23"/>
            <w:szCs w:val="23"/>
          </w:rPr>
          <w:t xml:space="preserve">Take the work permit from the production department. </w:t>
        </w:r>
      </w:ins>
    </w:p>
    <w:p w14:paraId="1FB6ACE2" w14:textId="77777777" w:rsidR="00EE5832" w:rsidRPr="00273852" w:rsidRDefault="00EE5832" w:rsidP="00EE5832">
      <w:pPr>
        <w:numPr>
          <w:ilvl w:val="0"/>
          <w:numId w:val="51"/>
        </w:numPr>
        <w:jc w:val="both"/>
        <w:rPr>
          <w:ins w:id="934" w:author="Pradhul" w:date="2019-11-16T06:03:00Z"/>
          <w:sz w:val="23"/>
          <w:szCs w:val="23"/>
        </w:rPr>
      </w:pPr>
      <w:ins w:id="935" w:author="Pradhul" w:date="2019-11-16T06:03:00Z">
        <w:r w:rsidRPr="00273852">
          <w:rPr>
            <w:sz w:val="23"/>
            <w:szCs w:val="23"/>
          </w:rPr>
          <w:t>Remove the motor cover if required.</w:t>
        </w:r>
      </w:ins>
    </w:p>
    <w:p w14:paraId="3E13258E" w14:textId="77777777" w:rsidR="00EE5832" w:rsidRPr="00273852" w:rsidRDefault="00EE5832" w:rsidP="00EE5832">
      <w:pPr>
        <w:numPr>
          <w:ilvl w:val="0"/>
          <w:numId w:val="51"/>
        </w:numPr>
        <w:jc w:val="both"/>
        <w:rPr>
          <w:ins w:id="936" w:author="Pradhul" w:date="2019-11-16T06:03:00Z"/>
          <w:sz w:val="23"/>
          <w:szCs w:val="23"/>
        </w:rPr>
      </w:pPr>
      <w:ins w:id="937" w:author="Pradhul" w:date="2019-11-16T06:03:00Z">
        <w:r w:rsidRPr="00273852">
          <w:rPr>
            <w:sz w:val="23"/>
            <w:szCs w:val="23"/>
          </w:rPr>
          <w:t>Check the oil level, bolt tightness.</w:t>
        </w:r>
      </w:ins>
    </w:p>
    <w:p w14:paraId="7F948F0D" w14:textId="77777777" w:rsidR="00EE5832" w:rsidRPr="00273852" w:rsidRDefault="00EE5832" w:rsidP="00EE5832">
      <w:pPr>
        <w:numPr>
          <w:ilvl w:val="0"/>
          <w:numId w:val="51"/>
        </w:numPr>
        <w:jc w:val="both"/>
        <w:rPr>
          <w:ins w:id="938" w:author="Pradhul" w:date="2019-11-16T06:03:00Z"/>
          <w:sz w:val="23"/>
          <w:szCs w:val="23"/>
        </w:rPr>
      </w:pPr>
      <w:ins w:id="939" w:author="Pradhul" w:date="2019-11-16T06:03:00Z">
        <w:r w:rsidRPr="00273852">
          <w:rPr>
            <w:sz w:val="23"/>
            <w:szCs w:val="23"/>
          </w:rPr>
          <w:t xml:space="preserve">Top up oil with care to avoid spillage/ tighten bolts. (Follow procedure </w:t>
        </w:r>
        <w:r w:rsidRPr="00273852">
          <w:fldChar w:fldCharType="begin"/>
        </w:r>
      </w:ins>
      <w:r w:rsidR="00273852">
        <w:rPr>
          <w:sz w:val="23"/>
          <w:szCs w:val="23"/>
        </w:rPr>
        <w:instrText>HYPERLINK "C:\\Users\\00007038\\AppData\\Local\\Temp\\Temp3_wi new.zip\\New folder\\WIMAINT93 LUBRICATION.doc"</w:instrText>
      </w:r>
      <w:ins w:id="940" w:author="Pradhul" w:date="2019-11-16T06:03:00Z">
        <w:r w:rsidRPr="00273852">
          <w:fldChar w:fldCharType="separate"/>
        </w:r>
        <w:r w:rsidRPr="00273852">
          <w:rPr>
            <w:rStyle w:val="Hyperlink"/>
            <w:sz w:val="23"/>
            <w:szCs w:val="23"/>
          </w:rPr>
          <w:t>WI/MAINT/93</w:t>
        </w:r>
        <w:r w:rsidRPr="00273852">
          <w:rPr>
            <w:rStyle w:val="Hyperlink"/>
            <w:sz w:val="23"/>
            <w:szCs w:val="23"/>
          </w:rPr>
          <w:fldChar w:fldCharType="end"/>
        </w:r>
        <w:r w:rsidRPr="00273852">
          <w:rPr>
            <w:sz w:val="23"/>
            <w:szCs w:val="23"/>
          </w:rPr>
          <w:t xml:space="preserve"> for lubrication of equipment)</w:t>
        </w:r>
      </w:ins>
    </w:p>
    <w:p w14:paraId="0140D718" w14:textId="77777777" w:rsidR="00EE5832" w:rsidRPr="00273852" w:rsidRDefault="00EE5832" w:rsidP="00EE5832">
      <w:pPr>
        <w:numPr>
          <w:ilvl w:val="0"/>
          <w:numId w:val="51"/>
        </w:numPr>
        <w:jc w:val="both"/>
        <w:rPr>
          <w:ins w:id="941" w:author="Pradhul" w:date="2019-11-16T06:03:00Z"/>
          <w:sz w:val="23"/>
          <w:szCs w:val="23"/>
        </w:rPr>
      </w:pPr>
      <w:ins w:id="942" w:author="Pradhul" w:date="2019-11-16T06:03:00Z">
        <w:r w:rsidRPr="00273852">
          <w:rPr>
            <w:sz w:val="23"/>
            <w:szCs w:val="23"/>
          </w:rPr>
          <w:t>Check any abnormal sound of motor, Stirrer and visually inspect the condition of stirrer</w:t>
        </w:r>
      </w:ins>
    </w:p>
    <w:p w14:paraId="2F886074" w14:textId="77777777" w:rsidR="00EE5832" w:rsidRPr="00273852" w:rsidRDefault="00EE5832" w:rsidP="00EE5832">
      <w:pPr>
        <w:numPr>
          <w:ilvl w:val="0"/>
          <w:numId w:val="51"/>
        </w:numPr>
        <w:jc w:val="both"/>
        <w:rPr>
          <w:ins w:id="943" w:author="Pradhul" w:date="2019-11-16T06:03:00Z"/>
          <w:sz w:val="23"/>
          <w:szCs w:val="23"/>
        </w:rPr>
      </w:pPr>
      <w:ins w:id="944" w:author="Pradhul" w:date="2019-11-16T06:03:00Z">
        <w:r w:rsidRPr="00273852">
          <w:rPr>
            <w:sz w:val="23"/>
            <w:szCs w:val="23"/>
          </w:rPr>
          <w:t xml:space="preserve">Replace the Motor and stirrer if required as per procedure </w:t>
        </w:r>
        <w:r w:rsidRPr="00273852">
          <w:fldChar w:fldCharType="begin"/>
        </w:r>
      </w:ins>
      <w:r w:rsidR="00273852">
        <w:rPr>
          <w:sz w:val="23"/>
          <w:szCs w:val="23"/>
        </w:rPr>
        <w:instrText>HYPERLINK "C:\\Users\\00007038\\AppData\\Local\\Temp\\Temp3_wi new.zip\\New folder\\WIMAINT94  FAB DISMANTLING &amp; ERECTION.doc"</w:instrText>
      </w:r>
      <w:ins w:id="945" w:author="Pradhul" w:date="2019-11-16T06:03:00Z">
        <w:r w:rsidRPr="00273852">
          <w:fldChar w:fldCharType="separate"/>
        </w:r>
        <w:r w:rsidRPr="00273852">
          <w:rPr>
            <w:rStyle w:val="Hyperlink"/>
            <w:sz w:val="23"/>
            <w:szCs w:val="23"/>
          </w:rPr>
          <w:t>WI/MAINT/94</w:t>
        </w:r>
        <w:r w:rsidRPr="00273852">
          <w:rPr>
            <w:rStyle w:val="Hyperlink"/>
            <w:sz w:val="23"/>
            <w:szCs w:val="23"/>
          </w:rPr>
          <w:fldChar w:fldCharType="end"/>
        </w:r>
        <w:r w:rsidRPr="00273852">
          <w:rPr>
            <w:sz w:val="23"/>
            <w:szCs w:val="23"/>
          </w:rPr>
          <w:t xml:space="preserve"> for erection job.</w:t>
        </w:r>
      </w:ins>
    </w:p>
    <w:p w14:paraId="1DE9067B" w14:textId="77777777" w:rsidR="00EE5832" w:rsidRPr="00273852" w:rsidRDefault="00EE5832" w:rsidP="00EE5832">
      <w:pPr>
        <w:numPr>
          <w:ilvl w:val="0"/>
          <w:numId w:val="51"/>
        </w:numPr>
        <w:jc w:val="both"/>
        <w:rPr>
          <w:ins w:id="946" w:author="Pradhul" w:date="2019-11-16T06:03:00Z"/>
          <w:sz w:val="23"/>
          <w:szCs w:val="23"/>
        </w:rPr>
      </w:pPr>
      <w:ins w:id="947" w:author="Pradhul" w:date="2019-11-16T06:03:00Z">
        <w:r w:rsidRPr="00273852">
          <w:rPr>
            <w:sz w:val="23"/>
            <w:szCs w:val="23"/>
          </w:rPr>
          <w:t>Fix back the motor cover.</w:t>
        </w:r>
      </w:ins>
    </w:p>
    <w:p w14:paraId="0FAA4E7A" w14:textId="77777777" w:rsidR="00EE5832" w:rsidRPr="00273852" w:rsidRDefault="00EE5832" w:rsidP="00EE5832">
      <w:pPr>
        <w:numPr>
          <w:ilvl w:val="0"/>
          <w:numId w:val="51"/>
        </w:numPr>
        <w:jc w:val="both"/>
        <w:rPr>
          <w:ins w:id="948" w:author="Pradhul" w:date="2019-11-16T06:03:00Z"/>
          <w:sz w:val="23"/>
          <w:szCs w:val="23"/>
        </w:rPr>
      </w:pPr>
      <w:ins w:id="949" w:author="Pradhul" w:date="2019-11-16T06:03:00Z">
        <w:r w:rsidRPr="00273852">
          <w:rPr>
            <w:sz w:val="23"/>
            <w:szCs w:val="23"/>
          </w:rPr>
          <w:t xml:space="preserve">Take trial after clearing the </w:t>
        </w:r>
        <w:proofErr w:type="spellStart"/>
        <w:r w:rsidRPr="00273852">
          <w:rPr>
            <w:sz w:val="23"/>
            <w:szCs w:val="23"/>
          </w:rPr>
          <w:t>shut down</w:t>
        </w:r>
        <w:proofErr w:type="spellEnd"/>
        <w:r w:rsidRPr="00273852">
          <w:rPr>
            <w:sz w:val="23"/>
            <w:szCs w:val="23"/>
          </w:rPr>
          <w:t>.</w:t>
        </w:r>
      </w:ins>
    </w:p>
    <w:p w14:paraId="1391597B" w14:textId="77777777" w:rsidR="00EE5832" w:rsidRPr="00273852" w:rsidRDefault="00EE5832" w:rsidP="00EE5832">
      <w:pPr>
        <w:numPr>
          <w:ilvl w:val="0"/>
          <w:numId w:val="51"/>
        </w:numPr>
        <w:jc w:val="both"/>
        <w:rPr>
          <w:ins w:id="950" w:author="Pradhul" w:date="2019-11-16T06:03:00Z"/>
          <w:sz w:val="23"/>
          <w:szCs w:val="23"/>
        </w:rPr>
      </w:pPr>
      <w:ins w:id="951" w:author="Pradhul" w:date="2019-11-16T06:03:00Z">
        <w:r w:rsidRPr="00273852">
          <w:rPr>
            <w:sz w:val="23"/>
            <w:szCs w:val="23"/>
          </w:rPr>
          <w:t xml:space="preserve">Follow the housekeeping activity as per indicated in the procedure </w:t>
        </w:r>
        <w:r w:rsidRPr="00273852">
          <w:fldChar w:fldCharType="begin"/>
        </w:r>
      </w:ins>
      <w:r w:rsidR="00273852">
        <w:rPr>
          <w:sz w:val="23"/>
          <w:szCs w:val="23"/>
        </w:rPr>
        <w:instrText>HYPERLINK "C:\\Users\\00007038\\AppData\\Local\\Temp\\Temp3_wi new.zip\\New folder\\WIMAINT91 HOUSE KEEPING.doc"</w:instrText>
      </w:r>
      <w:ins w:id="952" w:author="Pradhul" w:date="2019-11-16T06:03:00Z">
        <w:r w:rsidRPr="00273852">
          <w:fldChar w:fldCharType="separate"/>
        </w:r>
        <w:r w:rsidRPr="00273852">
          <w:rPr>
            <w:rStyle w:val="Hyperlink"/>
            <w:sz w:val="23"/>
            <w:szCs w:val="23"/>
          </w:rPr>
          <w:t>WI/MAINT/91</w:t>
        </w:r>
        <w:r w:rsidRPr="00273852">
          <w:rPr>
            <w:rStyle w:val="Hyperlink"/>
            <w:sz w:val="23"/>
            <w:szCs w:val="23"/>
          </w:rPr>
          <w:fldChar w:fldCharType="end"/>
        </w:r>
      </w:ins>
    </w:p>
    <w:p w14:paraId="4A227386" w14:textId="77777777" w:rsidR="00EE5832" w:rsidRPr="00273852" w:rsidRDefault="00EE5832" w:rsidP="00EE5832">
      <w:pPr>
        <w:numPr>
          <w:ilvl w:val="0"/>
          <w:numId w:val="51"/>
        </w:numPr>
        <w:jc w:val="both"/>
        <w:rPr>
          <w:ins w:id="953" w:author="Pradhul" w:date="2019-11-16T06:03:00Z"/>
          <w:sz w:val="23"/>
          <w:szCs w:val="23"/>
        </w:rPr>
      </w:pPr>
      <w:ins w:id="954" w:author="Pradhul" w:date="2019-11-16T06:03:00Z">
        <w:r w:rsidRPr="00273852">
          <w:rPr>
            <w:sz w:val="23"/>
            <w:szCs w:val="23"/>
          </w:rPr>
          <w:t>Clean the hands with fresh water.</w:t>
        </w:r>
      </w:ins>
    </w:p>
    <w:p w14:paraId="26B6C7D7" w14:textId="77777777" w:rsidR="00EE5832" w:rsidRPr="00273852" w:rsidRDefault="00EE5832" w:rsidP="00EE5832">
      <w:pPr>
        <w:jc w:val="both"/>
        <w:rPr>
          <w:ins w:id="955" w:author="Pradhul" w:date="2019-11-16T06:03:00Z"/>
          <w:sz w:val="23"/>
          <w:szCs w:val="23"/>
        </w:rPr>
      </w:pPr>
    </w:p>
    <w:p w14:paraId="4D1D5155" w14:textId="77777777" w:rsidR="00EE5832" w:rsidRPr="00273852" w:rsidRDefault="00EE5832" w:rsidP="00EE5832">
      <w:pPr>
        <w:jc w:val="both"/>
        <w:rPr>
          <w:ins w:id="956" w:author="Pradhul" w:date="2019-11-16T06:03:00Z"/>
          <w:sz w:val="23"/>
          <w:szCs w:val="23"/>
        </w:rPr>
      </w:pPr>
    </w:p>
    <w:p w14:paraId="78C5F5A1" w14:textId="77777777" w:rsidR="00EE5832" w:rsidRPr="00273852" w:rsidRDefault="00EE5832" w:rsidP="00EE5832">
      <w:pPr>
        <w:jc w:val="both"/>
        <w:rPr>
          <w:ins w:id="957" w:author="Pradhul" w:date="2019-11-16T06:03:00Z"/>
          <w:sz w:val="23"/>
          <w:szCs w:val="23"/>
        </w:rPr>
      </w:pPr>
    </w:p>
    <w:p w14:paraId="5D6D13D4" w14:textId="77777777" w:rsidR="00EE5832" w:rsidRPr="00273852" w:rsidRDefault="00EE5832" w:rsidP="00EE5832">
      <w:pPr>
        <w:pStyle w:val="BodyText2"/>
        <w:rPr>
          <w:ins w:id="958" w:author="Pradhul" w:date="2019-11-16T06:03:00Z"/>
          <w:sz w:val="23"/>
          <w:szCs w:val="23"/>
        </w:rPr>
      </w:pPr>
      <w:ins w:id="959" w:author="Pradhul" w:date="2019-11-16T06:03:00Z">
        <w:r w:rsidRPr="00273852">
          <w:rPr>
            <w:sz w:val="23"/>
            <w:szCs w:val="23"/>
          </w:rPr>
          <w:t>DO NOT</w:t>
        </w:r>
        <w:r w:rsidRPr="00273852">
          <w:rPr>
            <w:sz w:val="23"/>
            <w:szCs w:val="23"/>
          </w:rPr>
          <w:tab/>
        </w:r>
        <w:r w:rsidRPr="00273852">
          <w:rPr>
            <w:sz w:val="23"/>
            <w:szCs w:val="23"/>
          </w:rPr>
          <w:tab/>
          <w:t>:</w:t>
        </w:r>
      </w:ins>
    </w:p>
    <w:p w14:paraId="3C9E8D0C" w14:textId="77777777" w:rsidR="00EE5832" w:rsidRPr="00273852" w:rsidRDefault="00EE5832" w:rsidP="00EE5832">
      <w:pPr>
        <w:jc w:val="both"/>
        <w:rPr>
          <w:ins w:id="960" w:author="Pradhul" w:date="2019-11-16T06:03:00Z"/>
          <w:sz w:val="23"/>
          <w:szCs w:val="23"/>
        </w:rPr>
      </w:pPr>
    </w:p>
    <w:p w14:paraId="2995E7D1" w14:textId="77777777" w:rsidR="00EE5832" w:rsidRPr="00273852" w:rsidRDefault="00EE5832" w:rsidP="00EE5832">
      <w:pPr>
        <w:numPr>
          <w:ilvl w:val="0"/>
          <w:numId w:val="52"/>
        </w:numPr>
        <w:jc w:val="both"/>
        <w:rPr>
          <w:ins w:id="961" w:author="Pradhul" w:date="2019-11-16T06:03:00Z"/>
          <w:sz w:val="23"/>
          <w:szCs w:val="23"/>
        </w:rPr>
      </w:pPr>
      <w:ins w:id="962" w:author="Pradhul" w:date="2019-11-16T06:03:00Z">
        <w:r w:rsidRPr="00273852">
          <w:rPr>
            <w:sz w:val="23"/>
            <w:szCs w:val="23"/>
          </w:rPr>
          <w:t>Forget to release push button</w:t>
        </w:r>
      </w:ins>
    </w:p>
    <w:p w14:paraId="76EB0A53" w14:textId="77777777" w:rsidR="00EE5832" w:rsidRPr="00273852" w:rsidRDefault="00EE5832" w:rsidP="00EE5832">
      <w:pPr>
        <w:numPr>
          <w:ilvl w:val="0"/>
          <w:numId w:val="52"/>
        </w:numPr>
        <w:jc w:val="both"/>
        <w:rPr>
          <w:ins w:id="963" w:author="Pradhul" w:date="2019-11-16T06:03:00Z"/>
          <w:b/>
          <w:sz w:val="23"/>
          <w:szCs w:val="23"/>
        </w:rPr>
      </w:pPr>
      <w:ins w:id="964" w:author="Pradhul" w:date="2019-11-16T06:03:00Z">
        <w:r w:rsidRPr="00273852">
          <w:rPr>
            <w:sz w:val="23"/>
            <w:szCs w:val="23"/>
          </w:rPr>
          <w:t>Forget to fix back the motor cover / guard.</w:t>
        </w:r>
      </w:ins>
    </w:p>
    <w:p w14:paraId="31F80458" w14:textId="77777777" w:rsidR="00EE5832" w:rsidRPr="00273852" w:rsidRDefault="00EE5832" w:rsidP="00EE5832">
      <w:pPr>
        <w:numPr>
          <w:ilvl w:val="0"/>
          <w:numId w:val="52"/>
        </w:numPr>
        <w:jc w:val="both"/>
        <w:rPr>
          <w:ins w:id="965" w:author="Pradhul" w:date="2019-11-16T06:03:00Z"/>
          <w:b/>
          <w:sz w:val="23"/>
          <w:szCs w:val="23"/>
        </w:rPr>
      </w:pPr>
      <w:ins w:id="966" w:author="Pradhul" w:date="2019-11-16T06:03:00Z">
        <w:r w:rsidRPr="00273852">
          <w:rPr>
            <w:sz w:val="23"/>
            <w:szCs w:val="23"/>
          </w:rPr>
          <w:t>Put bare hand in flocculent solution. Use Hand gloves, which are resistant to acid.</w:t>
        </w:r>
      </w:ins>
    </w:p>
    <w:p w14:paraId="12CB76EB" w14:textId="77777777" w:rsidR="00EE5832" w:rsidRPr="00273852" w:rsidRDefault="00EE5832" w:rsidP="00EE5832">
      <w:pPr>
        <w:rPr>
          <w:ins w:id="967" w:author="Pradhul" w:date="2019-11-16T06:26:00Z"/>
          <w:sz w:val="23"/>
          <w:szCs w:val="23"/>
        </w:rPr>
      </w:pPr>
    </w:p>
    <w:p w14:paraId="229DCBC5" w14:textId="77777777" w:rsidR="00CB6D0A" w:rsidRPr="00273852" w:rsidRDefault="00CB6D0A" w:rsidP="00EE5832">
      <w:pPr>
        <w:rPr>
          <w:ins w:id="968" w:author="Pradhul" w:date="2019-11-16T06:27:00Z"/>
          <w:sz w:val="23"/>
          <w:szCs w:val="23"/>
        </w:rPr>
      </w:pPr>
    </w:p>
    <w:p w14:paraId="1A9F1976" w14:textId="77777777" w:rsidR="00CB6D0A" w:rsidRPr="00273852" w:rsidRDefault="00CB6D0A" w:rsidP="00EE5832">
      <w:pPr>
        <w:rPr>
          <w:ins w:id="969" w:author="Pradhul" w:date="2019-11-16T06:03:00Z"/>
          <w:sz w:val="23"/>
          <w:szCs w:val="23"/>
        </w:rPr>
      </w:pPr>
    </w:p>
    <w:p w14:paraId="64A095FD" w14:textId="77777777" w:rsidR="00EE5832" w:rsidRPr="00273852" w:rsidRDefault="00257BB8" w:rsidP="00F16844">
      <w:pPr>
        <w:pStyle w:val="Standard"/>
        <w:jc w:val="both"/>
        <w:rPr>
          <w:ins w:id="970" w:author="Pradhul" w:date="2019-11-16T06:25:00Z"/>
          <w:sz w:val="23"/>
          <w:szCs w:val="23"/>
        </w:rPr>
      </w:pPr>
      <w:ins w:id="971" w:author="Pradhul" w:date="2019-11-16T06:26:00Z">
        <w:r w:rsidRPr="00273852">
          <w:rPr>
            <w:b/>
            <w:sz w:val="23"/>
            <w:szCs w:val="23"/>
          </w:rPr>
          <w:t>Work No 2</w:t>
        </w:r>
      </w:ins>
      <w:ins w:id="972" w:author="Pradhul" w:date="2019-11-16T06:34:00Z">
        <w:r w:rsidRPr="00273852">
          <w:rPr>
            <w:b/>
            <w:sz w:val="23"/>
            <w:szCs w:val="23"/>
          </w:rPr>
          <w:t>3</w:t>
        </w:r>
      </w:ins>
      <w:ins w:id="973" w:author="Pradhul" w:date="2019-11-16T06:26:00Z">
        <w:r w:rsidR="00CB6D0A" w:rsidRPr="00273852">
          <w:rPr>
            <w:b/>
            <w:sz w:val="23"/>
            <w:szCs w:val="23"/>
          </w:rPr>
          <w:t>:  PCM#3 Extension &amp; Maintenance</w:t>
        </w:r>
      </w:ins>
    </w:p>
    <w:p w14:paraId="7FA6E7BE" w14:textId="77777777" w:rsidR="00CB6D0A" w:rsidRPr="00273852" w:rsidRDefault="00CB6D0A" w:rsidP="00F16844">
      <w:pPr>
        <w:pStyle w:val="Standard"/>
        <w:jc w:val="both"/>
        <w:rPr>
          <w:ins w:id="974" w:author="Pradhul" w:date="2019-11-16T06:25:00Z"/>
          <w:sz w:val="23"/>
          <w:szCs w:val="23"/>
        </w:rPr>
      </w:pPr>
    </w:p>
    <w:p w14:paraId="41156640" w14:textId="77777777" w:rsidR="00CB6D0A" w:rsidRPr="00273852" w:rsidRDefault="00CB6D0A" w:rsidP="00CB6D0A">
      <w:pPr>
        <w:jc w:val="both"/>
        <w:rPr>
          <w:ins w:id="975" w:author="Pradhul" w:date="2019-11-16T06:25:00Z"/>
          <w:sz w:val="23"/>
          <w:szCs w:val="23"/>
          <w:rPrChange w:id="976" w:author="Pradhul" w:date="2019-11-16T06:33:00Z">
            <w:rPr>
              <w:ins w:id="977" w:author="Pradhul" w:date="2019-11-16T06:25:00Z"/>
            </w:rPr>
          </w:rPrChange>
        </w:rPr>
      </w:pPr>
      <w:ins w:id="978" w:author="Pradhul" w:date="2019-11-16T06:25:00Z">
        <w:r w:rsidRPr="00273852">
          <w:rPr>
            <w:b/>
            <w:bCs/>
            <w:sz w:val="23"/>
            <w:szCs w:val="23"/>
            <w:rPrChange w:id="979" w:author="Pradhul" w:date="2019-11-16T06:33:00Z">
              <w:rPr>
                <w:b/>
                <w:bCs/>
              </w:rPr>
            </w:rPrChange>
          </w:rPr>
          <w:t xml:space="preserve">Work No 1:- </w:t>
        </w:r>
        <w:r w:rsidRPr="00273852">
          <w:rPr>
            <w:sz w:val="23"/>
            <w:szCs w:val="23"/>
            <w:rPrChange w:id="980" w:author="Pradhul" w:date="2019-11-16T06:33:00Z">
              <w:rPr/>
            </w:rPrChange>
          </w:rPr>
          <w:t>Fabrication job</w:t>
        </w:r>
      </w:ins>
    </w:p>
    <w:p w14:paraId="6D007366" w14:textId="77777777" w:rsidR="00CB6D0A" w:rsidRPr="00273852" w:rsidRDefault="00CB6D0A" w:rsidP="00CB6D0A">
      <w:pPr>
        <w:jc w:val="both"/>
        <w:rPr>
          <w:ins w:id="981" w:author="Pradhul" w:date="2019-11-16T06:25:00Z"/>
          <w:sz w:val="23"/>
          <w:szCs w:val="23"/>
          <w:rPrChange w:id="982" w:author="Pradhul" w:date="2019-11-16T06:33:00Z">
            <w:rPr>
              <w:ins w:id="983" w:author="Pradhul" w:date="2019-11-16T06:25:00Z"/>
            </w:rPr>
          </w:rPrChange>
        </w:rPr>
      </w:pPr>
    </w:p>
    <w:p w14:paraId="4557FB34" w14:textId="77777777" w:rsidR="00CB6D0A" w:rsidRPr="00273852" w:rsidRDefault="00CB6D0A" w:rsidP="00CB6D0A">
      <w:pPr>
        <w:numPr>
          <w:ilvl w:val="0"/>
          <w:numId w:val="54"/>
        </w:numPr>
        <w:tabs>
          <w:tab w:val="clear" w:pos="720"/>
          <w:tab w:val="num" w:pos="0"/>
        </w:tabs>
        <w:ind w:left="0"/>
        <w:jc w:val="both"/>
        <w:rPr>
          <w:ins w:id="984" w:author="Pradhul" w:date="2019-11-16T06:25:00Z"/>
          <w:sz w:val="23"/>
          <w:szCs w:val="23"/>
          <w:rPrChange w:id="985" w:author="Pradhul" w:date="2019-11-16T06:33:00Z">
            <w:rPr>
              <w:ins w:id="986" w:author="Pradhul" w:date="2019-11-16T06:25:00Z"/>
            </w:rPr>
          </w:rPrChange>
        </w:rPr>
      </w:pPr>
      <w:ins w:id="987" w:author="Pradhul" w:date="2019-11-16T06:25:00Z">
        <w:r w:rsidRPr="00273852">
          <w:rPr>
            <w:sz w:val="23"/>
            <w:szCs w:val="23"/>
            <w:rPrChange w:id="988" w:author="Pradhul" w:date="2019-11-16T06:33:00Z">
              <w:rPr/>
            </w:rPrChange>
          </w:rPr>
          <w:t xml:space="preserve">Steel required for fabrication is to be procured by the contractor. </w:t>
        </w:r>
      </w:ins>
    </w:p>
    <w:p w14:paraId="5B4CCA23" w14:textId="77777777" w:rsidR="00CB6D0A" w:rsidRPr="00273852" w:rsidRDefault="00CB6D0A" w:rsidP="00CB6D0A">
      <w:pPr>
        <w:numPr>
          <w:ilvl w:val="0"/>
          <w:numId w:val="54"/>
        </w:numPr>
        <w:tabs>
          <w:tab w:val="clear" w:pos="720"/>
          <w:tab w:val="num" w:pos="0"/>
        </w:tabs>
        <w:ind w:left="0"/>
        <w:jc w:val="both"/>
        <w:rPr>
          <w:ins w:id="989" w:author="Pradhul" w:date="2019-11-16T06:25:00Z"/>
          <w:sz w:val="23"/>
          <w:szCs w:val="23"/>
          <w:rPrChange w:id="990" w:author="Pradhul" w:date="2019-11-16T06:33:00Z">
            <w:rPr>
              <w:ins w:id="991" w:author="Pradhul" w:date="2019-11-16T06:25:00Z"/>
            </w:rPr>
          </w:rPrChange>
        </w:rPr>
      </w:pPr>
      <w:ins w:id="992" w:author="Pradhul" w:date="2019-11-16T06:25:00Z">
        <w:r w:rsidRPr="00273852">
          <w:rPr>
            <w:sz w:val="23"/>
            <w:szCs w:val="23"/>
            <w:rPrChange w:id="993" w:author="Pradhul" w:date="2019-11-16T06:33:00Z">
              <w:rPr/>
            </w:rPrChange>
          </w:rPr>
          <w:t xml:space="preserve">All material to be inspected before starting fabrication of structures. </w:t>
        </w:r>
      </w:ins>
    </w:p>
    <w:p w14:paraId="2BF38F29" w14:textId="77777777" w:rsidR="00CB6D0A" w:rsidRPr="00273852" w:rsidRDefault="00CB6D0A" w:rsidP="00CB6D0A">
      <w:pPr>
        <w:numPr>
          <w:ilvl w:val="0"/>
          <w:numId w:val="54"/>
        </w:numPr>
        <w:tabs>
          <w:tab w:val="clear" w:pos="720"/>
          <w:tab w:val="num" w:pos="0"/>
        </w:tabs>
        <w:ind w:left="0"/>
        <w:jc w:val="both"/>
        <w:rPr>
          <w:ins w:id="994" w:author="Pradhul" w:date="2019-11-16T06:25:00Z"/>
          <w:sz w:val="23"/>
          <w:szCs w:val="23"/>
          <w:rPrChange w:id="995" w:author="Pradhul" w:date="2019-11-16T06:33:00Z">
            <w:rPr>
              <w:ins w:id="996" w:author="Pradhul" w:date="2019-11-16T06:25:00Z"/>
            </w:rPr>
          </w:rPrChange>
        </w:rPr>
      </w:pPr>
      <w:ins w:id="997" w:author="Pradhul" w:date="2019-11-16T06:25:00Z">
        <w:r w:rsidRPr="00273852">
          <w:rPr>
            <w:sz w:val="23"/>
            <w:szCs w:val="23"/>
            <w:rPrChange w:id="998" w:author="Pradhul" w:date="2019-11-16T06:33:00Z">
              <w:rPr/>
            </w:rPrChange>
          </w:rPr>
          <w:t xml:space="preserve">Proper inspection for dimensions to be done for all steel items </w:t>
        </w:r>
      </w:ins>
    </w:p>
    <w:p w14:paraId="39C7E7B2" w14:textId="77777777" w:rsidR="00CB6D0A" w:rsidRPr="00273852" w:rsidRDefault="00CB6D0A" w:rsidP="00CB6D0A">
      <w:pPr>
        <w:numPr>
          <w:ilvl w:val="0"/>
          <w:numId w:val="54"/>
        </w:numPr>
        <w:tabs>
          <w:tab w:val="clear" w:pos="720"/>
          <w:tab w:val="num" w:pos="0"/>
        </w:tabs>
        <w:ind w:left="0"/>
        <w:jc w:val="both"/>
        <w:rPr>
          <w:ins w:id="999" w:author="Pradhul" w:date="2019-11-16T06:25:00Z"/>
          <w:sz w:val="23"/>
          <w:szCs w:val="23"/>
          <w:rPrChange w:id="1000" w:author="Pradhul" w:date="2019-11-16T06:33:00Z">
            <w:rPr>
              <w:ins w:id="1001" w:author="Pradhul" w:date="2019-11-16T06:25:00Z"/>
            </w:rPr>
          </w:rPrChange>
        </w:rPr>
      </w:pPr>
      <w:ins w:id="1002" w:author="Pradhul" w:date="2019-11-16T06:25:00Z">
        <w:r w:rsidRPr="00273852">
          <w:rPr>
            <w:sz w:val="23"/>
            <w:szCs w:val="23"/>
            <w:rPrChange w:id="1003" w:author="Pradhul" w:date="2019-11-16T06:33:00Z">
              <w:rPr/>
            </w:rPrChange>
          </w:rPr>
          <w:t xml:space="preserve">The entire fabrication job is to be done by the contractor at Jayanthi yard w.r.t the execution drawings provided to them. </w:t>
        </w:r>
      </w:ins>
    </w:p>
    <w:p w14:paraId="45105C4C" w14:textId="77777777" w:rsidR="00CB6D0A" w:rsidRPr="00273852" w:rsidRDefault="00CB6D0A" w:rsidP="00CB6D0A">
      <w:pPr>
        <w:numPr>
          <w:ilvl w:val="0"/>
          <w:numId w:val="54"/>
        </w:numPr>
        <w:tabs>
          <w:tab w:val="clear" w:pos="720"/>
          <w:tab w:val="num" w:pos="0"/>
        </w:tabs>
        <w:ind w:left="0"/>
        <w:jc w:val="both"/>
        <w:rPr>
          <w:ins w:id="1004" w:author="Pradhul" w:date="2019-11-16T06:25:00Z"/>
          <w:sz w:val="23"/>
          <w:szCs w:val="23"/>
          <w:rPrChange w:id="1005" w:author="Pradhul" w:date="2019-11-16T06:33:00Z">
            <w:rPr>
              <w:ins w:id="1006" w:author="Pradhul" w:date="2019-11-16T06:25:00Z"/>
            </w:rPr>
          </w:rPrChange>
        </w:rPr>
      </w:pPr>
      <w:ins w:id="1007" w:author="Pradhul" w:date="2019-11-16T06:25:00Z">
        <w:r w:rsidRPr="00273852">
          <w:rPr>
            <w:sz w:val="23"/>
            <w:szCs w:val="23"/>
            <w:rPrChange w:id="1008" w:author="Pradhul" w:date="2019-11-16T06:33:00Z">
              <w:rPr/>
            </w:rPrChange>
          </w:rPr>
          <w:t xml:space="preserve">For fabrication procedure, refer to WI/MAINT/94 </w:t>
        </w:r>
      </w:ins>
    </w:p>
    <w:p w14:paraId="1FB1B823" w14:textId="77777777" w:rsidR="00CB6D0A" w:rsidRPr="00273852" w:rsidRDefault="00CB6D0A" w:rsidP="00CB6D0A">
      <w:pPr>
        <w:numPr>
          <w:ilvl w:val="0"/>
          <w:numId w:val="54"/>
        </w:numPr>
        <w:tabs>
          <w:tab w:val="clear" w:pos="720"/>
          <w:tab w:val="num" w:pos="0"/>
        </w:tabs>
        <w:ind w:left="0"/>
        <w:jc w:val="both"/>
        <w:rPr>
          <w:ins w:id="1009" w:author="Pradhul" w:date="2019-11-16T06:25:00Z"/>
          <w:sz w:val="23"/>
          <w:szCs w:val="23"/>
          <w:rPrChange w:id="1010" w:author="Pradhul" w:date="2019-11-16T06:33:00Z">
            <w:rPr>
              <w:ins w:id="1011" w:author="Pradhul" w:date="2019-11-16T06:25:00Z"/>
              <w:sz w:val="18"/>
              <w:szCs w:val="18"/>
            </w:rPr>
          </w:rPrChange>
        </w:rPr>
      </w:pPr>
      <w:ins w:id="1012" w:author="Pradhul" w:date="2019-11-16T06:25:00Z">
        <w:r w:rsidRPr="00273852">
          <w:rPr>
            <w:sz w:val="23"/>
            <w:szCs w:val="23"/>
            <w:rPrChange w:id="1013" w:author="Pradhul" w:date="2019-11-16T06:33:00Z">
              <w:rPr/>
            </w:rPrChange>
          </w:rPr>
          <w:t xml:space="preserve">Fabricated items to be shifted to sandblasting shed for sandblasting. Refer </w:t>
        </w:r>
        <w:r w:rsidRPr="00273852">
          <w:rPr>
            <w:bCs/>
            <w:color w:val="000000"/>
            <w:sz w:val="23"/>
            <w:szCs w:val="23"/>
            <w:rPrChange w:id="1014" w:author="Pradhul" w:date="2019-11-16T06:33:00Z">
              <w:rPr>
                <w:bCs/>
                <w:color w:val="000000"/>
                <w:sz w:val="18"/>
                <w:szCs w:val="18"/>
              </w:rPr>
            </w:rPrChange>
          </w:rPr>
          <w:t>WI/MAINT/12 for handling of material</w:t>
        </w:r>
      </w:ins>
    </w:p>
    <w:p w14:paraId="7FF1D919" w14:textId="77777777" w:rsidR="00CB6D0A" w:rsidRPr="00273852" w:rsidRDefault="00CB6D0A" w:rsidP="00CB6D0A">
      <w:pPr>
        <w:numPr>
          <w:ilvl w:val="0"/>
          <w:numId w:val="54"/>
        </w:numPr>
        <w:tabs>
          <w:tab w:val="clear" w:pos="720"/>
          <w:tab w:val="num" w:pos="0"/>
        </w:tabs>
        <w:ind w:left="0"/>
        <w:jc w:val="both"/>
        <w:rPr>
          <w:ins w:id="1015" w:author="Pradhul" w:date="2019-11-16T06:25:00Z"/>
          <w:sz w:val="23"/>
          <w:szCs w:val="23"/>
          <w:rPrChange w:id="1016" w:author="Pradhul" w:date="2019-11-16T06:33:00Z">
            <w:rPr>
              <w:ins w:id="1017" w:author="Pradhul" w:date="2019-11-16T06:25:00Z"/>
            </w:rPr>
          </w:rPrChange>
        </w:rPr>
      </w:pPr>
      <w:ins w:id="1018" w:author="Pradhul" w:date="2019-11-16T06:25:00Z">
        <w:r w:rsidRPr="00273852">
          <w:rPr>
            <w:sz w:val="23"/>
            <w:szCs w:val="23"/>
            <w:rPrChange w:id="1019" w:author="Pradhul" w:date="2019-11-16T06:33:00Z">
              <w:rPr/>
            </w:rPrChange>
          </w:rPr>
          <w:t xml:space="preserve">Painted structures to be shifted back to Jayanthi yard. From there it will be shifted to PCM3 site for erection and stored in the allocated locations properly cordoned. </w:t>
        </w:r>
      </w:ins>
    </w:p>
    <w:p w14:paraId="7C2291BC" w14:textId="77777777" w:rsidR="00CB6D0A" w:rsidRPr="00273852" w:rsidRDefault="00CB6D0A" w:rsidP="00CB6D0A">
      <w:pPr>
        <w:jc w:val="both"/>
        <w:rPr>
          <w:ins w:id="1020" w:author="Pradhul" w:date="2019-11-16T06:25:00Z"/>
          <w:b/>
          <w:bCs/>
          <w:sz w:val="23"/>
          <w:szCs w:val="23"/>
          <w:rPrChange w:id="1021" w:author="Pradhul" w:date="2019-11-16T06:33:00Z">
            <w:rPr>
              <w:ins w:id="1022" w:author="Pradhul" w:date="2019-11-16T06:25:00Z"/>
              <w:b/>
              <w:bCs/>
            </w:rPr>
          </w:rPrChange>
        </w:rPr>
      </w:pPr>
    </w:p>
    <w:p w14:paraId="553DCAAA" w14:textId="77777777" w:rsidR="00CB6D0A" w:rsidRPr="00273852" w:rsidRDefault="00CB6D0A" w:rsidP="00CB6D0A">
      <w:pPr>
        <w:jc w:val="both"/>
        <w:rPr>
          <w:ins w:id="1023" w:author="Pradhul" w:date="2019-11-16T06:25:00Z"/>
          <w:sz w:val="23"/>
          <w:szCs w:val="23"/>
          <w:rPrChange w:id="1024" w:author="Pradhul" w:date="2019-11-16T06:33:00Z">
            <w:rPr>
              <w:ins w:id="1025" w:author="Pradhul" w:date="2019-11-16T06:25:00Z"/>
            </w:rPr>
          </w:rPrChange>
        </w:rPr>
      </w:pPr>
      <w:ins w:id="1026" w:author="Pradhul" w:date="2019-11-16T06:25:00Z">
        <w:r w:rsidRPr="00273852">
          <w:rPr>
            <w:b/>
            <w:bCs/>
            <w:sz w:val="23"/>
            <w:szCs w:val="23"/>
            <w:rPrChange w:id="1027" w:author="Pradhul" w:date="2019-11-16T06:33:00Z">
              <w:rPr>
                <w:b/>
                <w:bCs/>
              </w:rPr>
            </w:rPrChange>
          </w:rPr>
          <w:t xml:space="preserve">Work No 2:- </w:t>
        </w:r>
        <w:r w:rsidRPr="00273852">
          <w:rPr>
            <w:sz w:val="23"/>
            <w:szCs w:val="23"/>
            <w:rPrChange w:id="1028" w:author="Pradhul" w:date="2019-11-16T06:33:00Z">
              <w:rPr/>
            </w:rPrChange>
          </w:rPr>
          <w:t>Clearance/ Work permit to be taken.</w:t>
        </w:r>
      </w:ins>
    </w:p>
    <w:p w14:paraId="3E94AEDB" w14:textId="77777777" w:rsidR="00CB6D0A" w:rsidRPr="00273852" w:rsidRDefault="00CB6D0A" w:rsidP="00CB6D0A">
      <w:pPr>
        <w:jc w:val="both"/>
        <w:rPr>
          <w:ins w:id="1029" w:author="Pradhul" w:date="2019-11-16T06:25:00Z"/>
          <w:sz w:val="23"/>
          <w:szCs w:val="23"/>
          <w:rPrChange w:id="1030" w:author="Pradhul" w:date="2019-11-16T06:33:00Z">
            <w:rPr>
              <w:ins w:id="1031" w:author="Pradhul" w:date="2019-11-16T06:25:00Z"/>
            </w:rPr>
          </w:rPrChange>
        </w:rPr>
      </w:pPr>
    </w:p>
    <w:p w14:paraId="6904CBE4" w14:textId="77777777" w:rsidR="00CB6D0A" w:rsidRPr="00273852" w:rsidRDefault="00CB6D0A" w:rsidP="00CB6D0A">
      <w:pPr>
        <w:numPr>
          <w:ilvl w:val="0"/>
          <w:numId w:val="55"/>
        </w:numPr>
        <w:tabs>
          <w:tab w:val="clear" w:pos="720"/>
          <w:tab w:val="num" w:pos="0"/>
        </w:tabs>
        <w:ind w:left="0"/>
        <w:jc w:val="both"/>
        <w:rPr>
          <w:ins w:id="1032" w:author="Pradhul" w:date="2019-11-16T06:25:00Z"/>
          <w:sz w:val="23"/>
          <w:szCs w:val="23"/>
          <w:rPrChange w:id="1033" w:author="Pradhul" w:date="2019-11-16T06:33:00Z">
            <w:rPr>
              <w:ins w:id="1034" w:author="Pradhul" w:date="2019-11-16T06:25:00Z"/>
            </w:rPr>
          </w:rPrChange>
        </w:rPr>
      </w:pPr>
      <w:ins w:id="1035" w:author="Pradhul" w:date="2019-11-16T06:25:00Z">
        <w:r w:rsidRPr="00273852">
          <w:rPr>
            <w:sz w:val="23"/>
            <w:szCs w:val="23"/>
            <w:rPrChange w:id="1036" w:author="Pradhul" w:date="2019-11-16T06:33:00Z">
              <w:rPr/>
            </w:rPrChange>
          </w:rPr>
          <w:t xml:space="preserve">Take clearance from production department (Work Permit) from the shift Superintendent. </w:t>
        </w:r>
      </w:ins>
    </w:p>
    <w:p w14:paraId="780EDCD7" w14:textId="77777777" w:rsidR="00CB6D0A" w:rsidRPr="00273852" w:rsidRDefault="00CB6D0A" w:rsidP="00CB6D0A">
      <w:pPr>
        <w:numPr>
          <w:ilvl w:val="0"/>
          <w:numId w:val="55"/>
        </w:numPr>
        <w:tabs>
          <w:tab w:val="clear" w:pos="720"/>
          <w:tab w:val="num" w:pos="0"/>
        </w:tabs>
        <w:ind w:left="0"/>
        <w:jc w:val="both"/>
        <w:rPr>
          <w:ins w:id="1037" w:author="Pradhul" w:date="2019-11-16T06:25:00Z"/>
          <w:sz w:val="23"/>
          <w:szCs w:val="23"/>
          <w:rPrChange w:id="1038" w:author="Pradhul" w:date="2019-11-16T06:33:00Z">
            <w:rPr>
              <w:ins w:id="1039" w:author="Pradhul" w:date="2019-11-16T06:25:00Z"/>
            </w:rPr>
          </w:rPrChange>
        </w:rPr>
      </w:pPr>
      <w:ins w:id="1040" w:author="Pradhul" w:date="2019-11-16T06:25:00Z">
        <w:r w:rsidRPr="00273852">
          <w:rPr>
            <w:sz w:val="23"/>
            <w:szCs w:val="23"/>
            <w:rPrChange w:id="1041" w:author="Pradhul" w:date="2019-11-16T06:33:00Z">
              <w:rPr/>
            </w:rPrChange>
          </w:rPr>
          <w:t xml:space="preserve">SP 45 to be followed for new project work permit procedure </w:t>
        </w:r>
      </w:ins>
    </w:p>
    <w:p w14:paraId="6D3B1D56" w14:textId="77777777" w:rsidR="00CB6D0A" w:rsidRPr="00273852" w:rsidRDefault="00CB6D0A" w:rsidP="00CB6D0A">
      <w:pPr>
        <w:jc w:val="both"/>
        <w:rPr>
          <w:ins w:id="1042" w:author="Pradhul" w:date="2019-11-16T06:25:00Z"/>
          <w:b/>
          <w:bCs/>
          <w:sz w:val="23"/>
          <w:szCs w:val="23"/>
          <w:rPrChange w:id="1043" w:author="Pradhul" w:date="2019-11-16T06:33:00Z">
            <w:rPr>
              <w:ins w:id="1044" w:author="Pradhul" w:date="2019-11-16T06:25:00Z"/>
              <w:b/>
              <w:bCs/>
            </w:rPr>
          </w:rPrChange>
        </w:rPr>
      </w:pPr>
    </w:p>
    <w:p w14:paraId="0FE1688D" w14:textId="77777777" w:rsidR="00CB6D0A" w:rsidRPr="00273852" w:rsidRDefault="00CB6D0A" w:rsidP="00CB6D0A">
      <w:pPr>
        <w:jc w:val="both"/>
        <w:rPr>
          <w:ins w:id="1045" w:author="Pradhul" w:date="2019-11-16T06:25:00Z"/>
          <w:sz w:val="23"/>
          <w:szCs w:val="23"/>
          <w:rPrChange w:id="1046" w:author="Pradhul" w:date="2019-11-16T06:33:00Z">
            <w:rPr>
              <w:ins w:id="1047" w:author="Pradhul" w:date="2019-11-16T06:25:00Z"/>
            </w:rPr>
          </w:rPrChange>
        </w:rPr>
      </w:pPr>
      <w:ins w:id="1048" w:author="Pradhul" w:date="2019-11-16T06:25:00Z">
        <w:r w:rsidRPr="00273852">
          <w:rPr>
            <w:b/>
            <w:bCs/>
            <w:sz w:val="23"/>
            <w:szCs w:val="23"/>
            <w:rPrChange w:id="1049" w:author="Pradhul" w:date="2019-11-16T06:33:00Z">
              <w:rPr>
                <w:b/>
                <w:bCs/>
              </w:rPr>
            </w:rPrChange>
          </w:rPr>
          <w:t xml:space="preserve">Work No 3:- </w:t>
        </w:r>
        <w:r w:rsidRPr="00273852">
          <w:rPr>
            <w:sz w:val="23"/>
            <w:szCs w:val="23"/>
            <w:rPrChange w:id="1050" w:author="Pradhul" w:date="2019-11-16T06:33:00Z">
              <w:rPr/>
            </w:rPrChange>
          </w:rPr>
          <w:t>Electrical Shutdown</w:t>
        </w:r>
      </w:ins>
    </w:p>
    <w:p w14:paraId="5574A9E3" w14:textId="77777777" w:rsidR="00CB6D0A" w:rsidRPr="00273852" w:rsidRDefault="00CB6D0A" w:rsidP="00CB6D0A">
      <w:pPr>
        <w:jc w:val="both"/>
        <w:rPr>
          <w:ins w:id="1051" w:author="Pradhul" w:date="2019-11-16T06:25:00Z"/>
          <w:sz w:val="23"/>
          <w:szCs w:val="23"/>
          <w:rPrChange w:id="1052" w:author="Pradhul" w:date="2019-11-16T06:33:00Z">
            <w:rPr>
              <w:ins w:id="1053" w:author="Pradhul" w:date="2019-11-16T06:25:00Z"/>
            </w:rPr>
          </w:rPrChange>
        </w:rPr>
      </w:pPr>
    </w:p>
    <w:p w14:paraId="77A639EF" w14:textId="77777777" w:rsidR="00CB6D0A" w:rsidRPr="00273852" w:rsidRDefault="00CB6D0A" w:rsidP="00CB6D0A">
      <w:pPr>
        <w:numPr>
          <w:ilvl w:val="0"/>
          <w:numId w:val="56"/>
        </w:numPr>
        <w:tabs>
          <w:tab w:val="clear" w:pos="720"/>
          <w:tab w:val="num" w:pos="0"/>
        </w:tabs>
        <w:ind w:left="0"/>
        <w:jc w:val="both"/>
        <w:rPr>
          <w:ins w:id="1054" w:author="Pradhul" w:date="2019-11-16T06:25:00Z"/>
          <w:sz w:val="23"/>
          <w:szCs w:val="23"/>
          <w:rPrChange w:id="1055" w:author="Pradhul" w:date="2019-11-16T06:33:00Z">
            <w:rPr>
              <w:ins w:id="1056" w:author="Pradhul" w:date="2019-11-16T06:25:00Z"/>
            </w:rPr>
          </w:rPrChange>
        </w:rPr>
      </w:pPr>
      <w:ins w:id="1057" w:author="Pradhul" w:date="2019-11-16T06:25:00Z">
        <w:r w:rsidRPr="00273852">
          <w:rPr>
            <w:sz w:val="23"/>
            <w:szCs w:val="23"/>
            <w:rPrChange w:id="1058" w:author="Pradhul" w:date="2019-11-16T06:33:00Z">
              <w:rPr/>
            </w:rPrChange>
          </w:rPr>
          <w:t xml:space="preserve">Take electrical shutdown of PCM by putting off isolator and locking with padlock (LOTO). </w:t>
        </w:r>
      </w:ins>
    </w:p>
    <w:p w14:paraId="3F09892D" w14:textId="77777777" w:rsidR="00CB6D0A" w:rsidRPr="00273852" w:rsidRDefault="00CB6D0A" w:rsidP="00CB6D0A">
      <w:pPr>
        <w:numPr>
          <w:ilvl w:val="0"/>
          <w:numId w:val="56"/>
        </w:numPr>
        <w:tabs>
          <w:tab w:val="clear" w:pos="720"/>
          <w:tab w:val="num" w:pos="0"/>
        </w:tabs>
        <w:ind w:left="0"/>
        <w:jc w:val="both"/>
        <w:rPr>
          <w:ins w:id="1059" w:author="Pradhul" w:date="2019-11-16T06:25:00Z"/>
          <w:sz w:val="23"/>
          <w:szCs w:val="23"/>
          <w:rPrChange w:id="1060" w:author="Pradhul" w:date="2019-11-16T06:33:00Z">
            <w:rPr>
              <w:ins w:id="1061" w:author="Pradhul" w:date="2019-11-16T06:25:00Z"/>
            </w:rPr>
          </w:rPrChange>
        </w:rPr>
      </w:pPr>
      <w:ins w:id="1062" w:author="Pradhul" w:date="2019-11-16T06:25:00Z">
        <w:r w:rsidRPr="00273852">
          <w:rPr>
            <w:sz w:val="23"/>
            <w:szCs w:val="23"/>
            <w:rPrChange w:id="1063" w:author="Pradhul" w:date="2019-11-16T06:33:00Z">
              <w:rPr/>
            </w:rPrChange>
          </w:rPr>
          <w:t xml:space="preserve">Proper electrical shutdown has to be taken </w:t>
        </w:r>
        <w:proofErr w:type="spellStart"/>
        <w:r w:rsidRPr="00273852">
          <w:rPr>
            <w:sz w:val="23"/>
            <w:szCs w:val="23"/>
            <w:rPrChange w:id="1064" w:author="Pradhul" w:date="2019-11-16T06:33:00Z">
              <w:rPr/>
            </w:rPrChange>
          </w:rPr>
          <w:t>formajor</w:t>
        </w:r>
        <w:proofErr w:type="spellEnd"/>
        <w:r w:rsidRPr="00273852">
          <w:rPr>
            <w:sz w:val="23"/>
            <w:szCs w:val="23"/>
            <w:rPrChange w:id="1065" w:author="Pradhul" w:date="2019-11-16T06:33:00Z">
              <w:rPr/>
            </w:rPrChange>
          </w:rPr>
          <w:t xml:space="preserve"> jobs other than link and </w:t>
        </w:r>
        <w:proofErr w:type="spellStart"/>
        <w:r w:rsidRPr="00273852">
          <w:rPr>
            <w:sz w:val="23"/>
            <w:szCs w:val="23"/>
            <w:rPrChange w:id="1066" w:author="Pradhul" w:date="2019-11-16T06:33:00Z">
              <w:rPr/>
            </w:rPrChange>
          </w:rPr>
          <w:t>mould</w:t>
        </w:r>
        <w:proofErr w:type="spellEnd"/>
        <w:r w:rsidRPr="00273852">
          <w:rPr>
            <w:sz w:val="23"/>
            <w:szCs w:val="23"/>
            <w:rPrChange w:id="1067" w:author="Pradhul" w:date="2019-11-16T06:33:00Z">
              <w:rPr/>
            </w:rPrChange>
          </w:rPr>
          <w:t xml:space="preserve"> changing. </w:t>
        </w:r>
      </w:ins>
    </w:p>
    <w:p w14:paraId="6BE046DB" w14:textId="77777777" w:rsidR="00CB6D0A" w:rsidRPr="00273852" w:rsidRDefault="00CB6D0A" w:rsidP="00CB6D0A">
      <w:pPr>
        <w:numPr>
          <w:ilvl w:val="0"/>
          <w:numId w:val="56"/>
        </w:numPr>
        <w:tabs>
          <w:tab w:val="clear" w:pos="720"/>
          <w:tab w:val="num" w:pos="0"/>
        </w:tabs>
        <w:ind w:left="0"/>
        <w:jc w:val="both"/>
        <w:rPr>
          <w:ins w:id="1068" w:author="Pradhul" w:date="2019-11-16T06:25:00Z"/>
          <w:sz w:val="23"/>
          <w:szCs w:val="23"/>
          <w:rPrChange w:id="1069" w:author="Pradhul" w:date="2019-11-16T06:33:00Z">
            <w:rPr>
              <w:ins w:id="1070" w:author="Pradhul" w:date="2019-11-16T06:25:00Z"/>
            </w:rPr>
          </w:rPrChange>
        </w:rPr>
      </w:pPr>
      <w:ins w:id="1071" w:author="Pradhul" w:date="2019-11-16T06:25:00Z">
        <w:r w:rsidRPr="00273852">
          <w:rPr>
            <w:sz w:val="23"/>
            <w:szCs w:val="23"/>
            <w:rPrChange w:id="1072" w:author="Pradhul" w:date="2019-11-16T06:33:00Z">
              <w:rPr/>
            </w:rPrChange>
          </w:rPr>
          <w:t xml:space="preserve">Electrical shutdown should be renewed in case the </w:t>
        </w:r>
        <w:proofErr w:type="spellStart"/>
        <w:r w:rsidRPr="00273852">
          <w:rPr>
            <w:sz w:val="23"/>
            <w:szCs w:val="23"/>
            <w:rPrChange w:id="1073" w:author="Pradhul" w:date="2019-11-16T06:33:00Z">
              <w:rPr/>
            </w:rPrChange>
          </w:rPr>
          <w:t>shut down</w:t>
        </w:r>
        <w:proofErr w:type="spellEnd"/>
        <w:r w:rsidRPr="00273852">
          <w:rPr>
            <w:sz w:val="23"/>
            <w:szCs w:val="23"/>
            <w:rPrChange w:id="1074" w:author="Pradhul" w:date="2019-11-16T06:33:00Z">
              <w:rPr/>
            </w:rPrChange>
          </w:rPr>
          <w:t xml:space="preserve"> duration exceeds 30 days. </w:t>
        </w:r>
      </w:ins>
    </w:p>
    <w:p w14:paraId="160B32A7" w14:textId="77777777" w:rsidR="00CB6D0A" w:rsidRPr="00273852" w:rsidRDefault="00CB6D0A" w:rsidP="00CB6D0A">
      <w:pPr>
        <w:jc w:val="both"/>
        <w:rPr>
          <w:ins w:id="1075" w:author="Pradhul" w:date="2019-11-16T06:25:00Z"/>
          <w:b/>
          <w:bCs/>
          <w:sz w:val="23"/>
          <w:szCs w:val="23"/>
          <w:rPrChange w:id="1076" w:author="Pradhul" w:date="2019-11-16T06:33:00Z">
            <w:rPr>
              <w:ins w:id="1077" w:author="Pradhul" w:date="2019-11-16T06:25:00Z"/>
              <w:b/>
              <w:bCs/>
            </w:rPr>
          </w:rPrChange>
        </w:rPr>
      </w:pPr>
    </w:p>
    <w:p w14:paraId="46A2E425" w14:textId="77777777" w:rsidR="00CB6D0A" w:rsidRPr="00273852" w:rsidRDefault="00CB6D0A" w:rsidP="00CB6D0A">
      <w:pPr>
        <w:jc w:val="both"/>
        <w:rPr>
          <w:ins w:id="1078" w:author="Pradhul" w:date="2019-11-16T06:25:00Z"/>
          <w:sz w:val="23"/>
          <w:szCs w:val="23"/>
          <w:rPrChange w:id="1079" w:author="Pradhul" w:date="2019-11-16T06:33:00Z">
            <w:rPr>
              <w:ins w:id="1080" w:author="Pradhul" w:date="2019-11-16T06:25:00Z"/>
            </w:rPr>
          </w:rPrChange>
        </w:rPr>
      </w:pPr>
      <w:ins w:id="1081" w:author="Pradhul" w:date="2019-11-16T06:25:00Z">
        <w:r w:rsidRPr="00273852">
          <w:rPr>
            <w:b/>
            <w:bCs/>
            <w:sz w:val="23"/>
            <w:szCs w:val="23"/>
            <w:rPrChange w:id="1082" w:author="Pradhul" w:date="2019-11-16T06:33:00Z">
              <w:rPr>
                <w:b/>
                <w:bCs/>
              </w:rPr>
            </w:rPrChange>
          </w:rPr>
          <w:t xml:space="preserve">Work No 4:- </w:t>
        </w:r>
        <w:proofErr w:type="spellStart"/>
        <w:r w:rsidRPr="00273852">
          <w:rPr>
            <w:sz w:val="23"/>
            <w:szCs w:val="23"/>
            <w:rPrChange w:id="1083" w:author="Pradhul" w:date="2019-11-16T06:33:00Z">
              <w:rPr/>
            </w:rPrChange>
          </w:rPr>
          <w:t>Barrication</w:t>
        </w:r>
        <w:proofErr w:type="spellEnd"/>
        <w:r w:rsidRPr="00273852">
          <w:rPr>
            <w:sz w:val="23"/>
            <w:szCs w:val="23"/>
            <w:rPrChange w:id="1084" w:author="Pradhul" w:date="2019-11-16T06:33:00Z">
              <w:rPr/>
            </w:rPrChange>
          </w:rPr>
          <w:t xml:space="preserve"> of working area</w:t>
        </w:r>
      </w:ins>
    </w:p>
    <w:p w14:paraId="7217311C" w14:textId="77777777" w:rsidR="00CB6D0A" w:rsidRPr="00273852" w:rsidRDefault="00CB6D0A" w:rsidP="00CB6D0A">
      <w:pPr>
        <w:jc w:val="both"/>
        <w:rPr>
          <w:ins w:id="1085" w:author="Pradhul" w:date="2019-11-16T06:25:00Z"/>
          <w:sz w:val="23"/>
          <w:szCs w:val="23"/>
          <w:rPrChange w:id="1086" w:author="Pradhul" w:date="2019-11-16T06:33:00Z">
            <w:rPr>
              <w:ins w:id="1087" w:author="Pradhul" w:date="2019-11-16T06:25:00Z"/>
            </w:rPr>
          </w:rPrChange>
        </w:rPr>
      </w:pPr>
    </w:p>
    <w:p w14:paraId="7EC3FEEC" w14:textId="77777777" w:rsidR="00CB6D0A" w:rsidRPr="00273852" w:rsidRDefault="00CB6D0A" w:rsidP="00CB6D0A">
      <w:pPr>
        <w:numPr>
          <w:ilvl w:val="0"/>
          <w:numId w:val="57"/>
        </w:numPr>
        <w:tabs>
          <w:tab w:val="clear" w:pos="720"/>
          <w:tab w:val="num" w:pos="0"/>
        </w:tabs>
        <w:ind w:left="0"/>
        <w:jc w:val="both"/>
        <w:rPr>
          <w:ins w:id="1088" w:author="Pradhul" w:date="2019-11-16T06:25:00Z"/>
          <w:sz w:val="23"/>
          <w:szCs w:val="23"/>
          <w:rPrChange w:id="1089" w:author="Pradhul" w:date="2019-11-16T06:33:00Z">
            <w:rPr>
              <w:ins w:id="1090" w:author="Pradhul" w:date="2019-11-16T06:25:00Z"/>
            </w:rPr>
          </w:rPrChange>
        </w:rPr>
      </w:pPr>
      <w:ins w:id="1091" w:author="Pradhul" w:date="2019-11-16T06:25:00Z">
        <w:r w:rsidRPr="00273852">
          <w:rPr>
            <w:sz w:val="23"/>
            <w:szCs w:val="23"/>
            <w:rPrChange w:id="1092" w:author="Pradhul" w:date="2019-11-16T06:33:00Z">
              <w:rPr/>
            </w:rPrChange>
          </w:rPr>
          <w:t xml:space="preserve">Barricade pig falling area of PCM2 and PCM4 by using sheet partition of at least 2.5mts x 5 mts to protect from flying chips to height of </w:t>
        </w:r>
        <w:proofErr w:type="spellStart"/>
        <w:r w:rsidRPr="00273852">
          <w:rPr>
            <w:sz w:val="23"/>
            <w:szCs w:val="23"/>
            <w:rPrChange w:id="1093" w:author="Pradhul" w:date="2019-11-16T06:33:00Z">
              <w:rPr/>
            </w:rPrChange>
          </w:rPr>
          <w:t>approx</w:t>
        </w:r>
        <w:proofErr w:type="spellEnd"/>
        <w:r w:rsidRPr="00273852">
          <w:rPr>
            <w:sz w:val="23"/>
            <w:szCs w:val="23"/>
            <w:rPrChange w:id="1094" w:author="Pradhul" w:date="2019-11-16T06:33:00Z">
              <w:rPr/>
            </w:rPrChange>
          </w:rPr>
          <w:t xml:space="preserve"> 5-6 </w:t>
        </w:r>
        <w:proofErr w:type="spellStart"/>
        <w:r w:rsidRPr="00273852">
          <w:rPr>
            <w:sz w:val="23"/>
            <w:szCs w:val="23"/>
            <w:rPrChange w:id="1095" w:author="Pradhul" w:date="2019-11-16T06:33:00Z">
              <w:rPr/>
            </w:rPrChange>
          </w:rPr>
          <w:t>mtr</w:t>
        </w:r>
        <w:proofErr w:type="spellEnd"/>
        <w:r w:rsidRPr="00273852">
          <w:rPr>
            <w:sz w:val="23"/>
            <w:szCs w:val="23"/>
            <w:rPrChange w:id="1096" w:author="Pradhul" w:date="2019-11-16T06:33:00Z">
              <w:rPr/>
            </w:rPrChange>
          </w:rPr>
          <w:t xml:space="preserve"> </w:t>
        </w:r>
      </w:ins>
    </w:p>
    <w:p w14:paraId="40179866" w14:textId="77777777" w:rsidR="00CB6D0A" w:rsidRPr="00273852" w:rsidRDefault="00CB6D0A" w:rsidP="00CB6D0A">
      <w:pPr>
        <w:numPr>
          <w:ilvl w:val="0"/>
          <w:numId w:val="57"/>
        </w:numPr>
        <w:tabs>
          <w:tab w:val="clear" w:pos="720"/>
          <w:tab w:val="num" w:pos="0"/>
        </w:tabs>
        <w:ind w:left="0"/>
        <w:jc w:val="both"/>
        <w:rPr>
          <w:ins w:id="1097" w:author="Pradhul" w:date="2019-11-16T06:25:00Z"/>
          <w:sz w:val="23"/>
          <w:szCs w:val="23"/>
          <w:rPrChange w:id="1098" w:author="Pradhul" w:date="2019-11-16T06:33:00Z">
            <w:rPr>
              <w:ins w:id="1099" w:author="Pradhul" w:date="2019-11-16T06:25:00Z"/>
            </w:rPr>
          </w:rPrChange>
        </w:rPr>
      </w:pPr>
      <w:ins w:id="1100" w:author="Pradhul" w:date="2019-11-16T06:25:00Z">
        <w:r w:rsidRPr="00273852">
          <w:rPr>
            <w:sz w:val="23"/>
            <w:szCs w:val="23"/>
            <w:rPrChange w:id="1101" w:author="Pradhul" w:date="2019-11-16T06:33:00Z">
              <w:rPr/>
            </w:rPrChange>
          </w:rPr>
          <w:t xml:space="preserve">Inform electrical department to install limit switches to restrict the motion of bag house crane </w:t>
        </w:r>
        <w:proofErr w:type="spellStart"/>
        <w:r w:rsidRPr="00273852">
          <w:rPr>
            <w:sz w:val="23"/>
            <w:szCs w:val="23"/>
            <w:rPrChange w:id="1102" w:author="Pradhul" w:date="2019-11-16T06:33:00Z">
              <w:rPr/>
            </w:rPrChange>
          </w:rPr>
          <w:t>upto</w:t>
        </w:r>
        <w:proofErr w:type="spellEnd"/>
        <w:r w:rsidRPr="00273852">
          <w:rPr>
            <w:sz w:val="23"/>
            <w:szCs w:val="23"/>
            <w:rPrChange w:id="1103" w:author="Pradhul" w:date="2019-11-16T06:33:00Z">
              <w:rPr/>
            </w:rPrChange>
          </w:rPr>
          <w:t xml:space="preserve"> ladle transfer </w:t>
        </w:r>
        <w:proofErr w:type="gramStart"/>
        <w:r w:rsidRPr="00273852">
          <w:rPr>
            <w:sz w:val="23"/>
            <w:szCs w:val="23"/>
            <w:rPrChange w:id="1104" w:author="Pradhul" w:date="2019-11-16T06:33:00Z">
              <w:rPr/>
            </w:rPrChange>
          </w:rPr>
          <w:t>car .</w:t>
        </w:r>
        <w:proofErr w:type="gramEnd"/>
        <w:r w:rsidRPr="00273852">
          <w:rPr>
            <w:sz w:val="23"/>
            <w:szCs w:val="23"/>
            <w:rPrChange w:id="1105" w:author="Pradhul" w:date="2019-11-16T06:33:00Z">
              <w:rPr/>
            </w:rPrChange>
          </w:rPr>
          <w:t xml:space="preserve"> Weld physical stoppers to ensure the crane does not move beyond its work area. </w:t>
        </w:r>
      </w:ins>
    </w:p>
    <w:p w14:paraId="643E53D9" w14:textId="77777777" w:rsidR="00CB6D0A" w:rsidRPr="00273852" w:rsidRDefault="00CB6D0A" w:rsidP="00CB6D0A">
      <w:pPr>
        <w:numPr>
          <w:ilvl w:val="0"/>
          <w:numId w:val="57"/>
        </w:numPr>
        <w:tabs>
          <w:tab w:val="clear" w:pos="720"/>
          <w:tab w:val="num" w:pos="0"/>
        </w:tabs>
        <w:ind w:left="0"/>
        <w:jc w:val="both"/>
        <w:rPr>
          <w:ins w:id="1106" w:author="Pradhul" w:date="2019-11-16T06:25:00Z"/>
          <w:sz w:val="23"/>
          <w:szCs w:val="23"/>
          <w:rPrChange w:id="1107" w:author="Pradhul" w:date="2019-11-16T06:33:00Z">
            <w:rPr>
              <w:ins w:id="1108" w:author="Pradhul" w:date="2019-11-16T06:25:00Z"/>
            </w:rPr>
          </w:rPrChange>
        </w:rPr>
      </w:pPr>
      <w:ins w:id="1109" w:author="Pradhul" w:date="2019-11-16T06:25:00Z">
        <w:r w:rsidRPr="00273852">
          <w:rPr>
            <w:sz w:val="23"/>
            <w:szCs w:val="23"/>
            <w:rPrChange w:id="1110" w:author="Pradhul" w:date="2019-11-16T06:33:00Z">
              <w:rPr/>
            </w:rPrChange>
          </w:rPr>
          <w:t xml:space="preserve">Hot water drain from PCM 4 discharge end to be diverted via backside of the PCM 3 discharge end retaining wall and connecting to the existing floor drains by removal of deposited limes in the drain. MS pipe to be provided in the passage between PCM1 and PCM2 and PCM2 &amp; PCM3--Resp Production dept for cleaning of drain. </w:t>
        </w:r>
      </w:ins>
    </w:p>
    <w:p w14:paraId="4623A105" w14:textId="77777777" w:rsidR="00CB6D0A" w:rsidRPr="00273852" w:rsidRDefault="00CB6D0A" w:rsidP="00CB6D0A">
      <w:pPr>
        <w:numPr>
          <w:ilvl w:val="0"/>
          <w:numId w:val="57"/>
        </w:numPr>
        <w:tabs>
          <w:tab w:val="clear" w:pos="720"/>
          <w:tab w:val="num" w:pos="0"/>
        </w:tabs>
        <w:ind w:left="0"/>
        <w:jc w:val="both"/>
        <w:rPr>
          <w:ins w:id="1111" w:author="Pradhul" w:date="2019-11-16T06:25:00Z"/>
          <w:sz w:val="23"/>
          <w:szCs w:val="23"/>
          <w:rPrChange w:id="1112" w:author="Pradhul" w:date="2019-11-16T06:33:00Z">
            <w:rPr>
              <w:ins w:id="1113" w:author="Pradhul" w:date="2019-11-16T06:25:00Z"/>
            </w:rPr>
          </w:rPrChange>
        </w:rPr>
      </w:pPr>
      <w:ins w:id="1114" w:author="Pradhul" w:date="2019-11-16T06:25:00Z">
        <w:r w:rsidRPr="00273852">
          <w:rPr>
            <w:sz w:val="23"/>
            <w:szCs w:val="23"/>
            <w:rPrChange w:id="1115" w:author="Pradhul" w:date="2019-11-16T06:33:00Z">
              <w:rPr/>
            </w:rPrChange>
          </w:rPr>
          <w:t xml:space="preserve">Barricade the PCM 3 discharge end side with pipes to restrict truck and wheel loader movement in that area while cutting jobs are in progress. Responsibility:- Civil Engineer </w:t>
        </w:r>
      </w:ins>
    </w:p>
    <w:p w14:paraId="5FE519F3" w14:textId="77777777" w:rsidR="00CB6D0A" w:rsidRPr="00273852" w:rsidRDefault="00CB6D0A" w:rsidP="00CB6D0A">
      <w:pPr>
        <w:jc w:val="both"/>
        <w:rPr>
          <w:ins w:id="1116" w:author="Pradhul" w:date="2019-11-16T06:25:00Z"/>
          <w:b/>
          <w:bCs/>
          <w:sz w:val="23"/>
          <w:szCs w:val="23"/>
          <w:rPrChange w:id="1117" w:author="Pradhul" w:date="2019-11-16T06:33:00Z">
            <w:rPr>
              <w:ins w:id="1118" w:author="Pradhul" w:date="2019-11-16T06:25:00Z"/>
              <w:b/>
              <w:bCs/>
            </w:rPr>
          </w:rPrChange>
        </w:rPr>
      </w:pPr>
    </w:p>
    <w:p w14:paraId="73217703" w14:textId="77777777" w:rsidR="00CB6D0A" w:rsidRPr="00273852" w:rsidRDefault="00CB6D0A" w:rsidP="00CB6D0A">
      <w:pPr>
        <w:jc w:val="both"/>
        <w:rPr>
          <w:ins w:id="1119" w:author="Pradhul" w:date="2019-11-16T06:25:00Z"/>
          <w:sz w:val="23"/>
          <w:szCs w:val="23"/>
          <w:rPrChange w:id="1120" w:author="Pradhul" w:date="2019-11-16T06:33:00Z">
            <w:rPr>
              <w:ins w:id="1121" w:author="Pradhul" w:date="2019-11-16T06:25:00Z"/>
            </w:rPr>
          </w:rPrChange>
        </w:rPr>
      </w:pPr>
      <w:ins w:id="1122" w:author="Pradhul" w:date="2019-11-16T06:25:00Z">
        <w:r w:rsidRPr="00273852">
          <w:rPr>
            <w:b/>
            <w:bCs/>
            <w:sz w:val="23"/>
            <w:szCs w:val="23"/>
            <w:rPrChange w:id="1123" w:author="Pradhul" w:date="2019-11-16T06:33:00Z">
              <w:rPr>
                <w:b/>
                <w:bCs/>
              </w:rPr>
            </w:rPrChange>
          </w:rPr>
          <w:t xml:space="preserve">Work No 5:- </w:t>
        </w:r>
        <w:r w:rsidRPr="00273852">
          <w:rPr>
            <w:sz w:val="23"/>
            <w:szCs w:val="23"/>
            <w:rPrChange w:id="1124" w:author="Pradhul" w:date="2019-11-16T06:33:00Z">
              <w:rPr/>
            </w:rPrChange>
          </w:rPr>
          <w:t xml:space="preserve">Dismantling of </w:t>
        </w:r>
        <w:proofErr w:type="spellStart"/>
        <w:r w:rsidRPr="00273852">
          <w:rPr>
            <w:sz w:val="23"/>
            <w:szCs w:val="23"/>
            <w:rPrChange w:id="1125" w:author="Pradhul" w:date="2019-11-16T06:33:00Z">
              <w:rPr/>
            </w:rPrChange>
          </w:rPr>
          <w:t>Equipments</w:t>
        </w:r>
        <w:proofErr w:type="spellEnd"/>
        <w:r w:rsidRPr="00273852">
          <w:rPr>
            <w:sz w:val="23"/>
            <w:szCs w:val="23"/>
            <w:rPrChange w:id="1126" w:author="Pradhul" w:date="2019-11-16T06:33:00Z">
              <w:rPr/>
            </w:rPrChange>
          </w:rPr>
          <w:t xml:space="preserve"> and structures.</w:t>
        </w:r>
      </w:ins>
    </w:p>
    <w:p w14:paraId="65DF91F8" w14:textId="77777777" w:rsidR="00CB6D0A" w:rsidRPr="00273852" w:rsidRDefault="00CB6D0A" w:rsidP="00CB6D0A">
      <w:pPr>
        <w:jc w:val="both"/>
        <w:rPr>
          <w:ins w:id="1127" w:author="Pradhul" w:date="2019-11-16T06:25:00Z"/>
          <w:sz w:val="23"/>
          <w:szCs w:val="23"/>
          <w:rPrChange w:id="1128" w:author="Pradhul" w:date="2019-11-16T06:33:00Z">
            <w:rPr>
              <w:ins w:id="1129" w:author="Pradhul" w:date="2019-11-16T06:25:00Z"/>
            </w:rPr>
          </w:rPrChange>
        </w:rPr>
      </w:pPr>
    </w:p>
    <w:p w14:paraId="4CEFB5E1" w14:textId="77777777" w:rsidR="00CB6D0A" w:rsidRPr="00273852" w:rsidRDefault="00CB6D0A" w:rsidP="00CB6D0A">
      <w:pPr>
        <w:numPr>
          <w:ilvl w:val="0"/>
          <w:numId w:val="58"/>
        </w:numPr>
        <w:tabs>
          <w:tab w:val="clear" w:pos="720"/>
          <w:tab w:val="num" w:pos="0"/>
        </w:tabs>
        <w:ind w:left="0"/>
        <w:jc w:val="both"/>
        <w:rPr>
          <w:ins w:id="1130" w:author="Pradhul" w:date="2019-11-16T06:25:00Z"/>
          <w:sz w:val="23"/>
          <w:szCs w:val="23"/>
          <w:rPrChange w:id="1131" w:author="Pradhul" w:date="2019-11-16T06:33:00Z">
            <w:rPr>
              <w:ins w:id="1132" w:author="Pradhul" w:date="2019-11-16T06:25:00Z"/>
            </w:rPr>
          </w:rPrChange>
        </w:rPr>
      </w:pPr>
      <w:ins w:id="1133" w:author="Pradhul" w:date="2019-11-16T06:25:00Z">
        <w:r w:rsidRPr="00273852">
          <w:rPr>
            <w:sz w:val="23"/>
            <w:szCs w:val="23"/>
            <w:rPrChange w:id="1134" w:author="Pradhul" w:date="2019-11-16T06:33:00Z">
              <w:rPr/>
            </w:rPrChange>
          </w:rPr>
          <w:t xml:space="preserve">Dismantle the pig discharge chutes– 2 </w:t>
        </w:r>
        <w:proofErr w:type="spellStart"/>
        <w:r w:rsidRPr="00273852">
          <w:rPr>
            <w:sz w:val="23"/>
            <w:szCs w:val="23"/>
            <w:rPrChange w:id="1135" w:author="Pradhul" w:date="2019-11-16T06:33:00Z">
              <w:rPr/>
            </w:rPrChange>
          </w:rPr>
          <w:t>nos</w:t>
        </w:r>
        <w:proofErr w:type="spellEnd"/>
        <w:r w:rsidRPr="00273852">
          <w:rPr>
            <w:sz w:val="23"/>
            <w:szCs w:val="23"/>
            <w:rPrChange w:id="1136" w:author="Pradhul" w:date="2019-11-16T06:33:00Z">
              <w:rPr/>
            </w:rPrChange>
          </w:rPr>
          <w:t xml:space="preserve"> with the help of crane. Follow procedure WI/MAINT/94 </w:t>
        </w:r>
        <w:r w:rsidRPr="00273852">
          <w:rPr>
            <w:b/>
            <w:bCs/>
            <w:sz w:val="23"/>
            <w:szCs w:val="23"/>
            <w:rPrChange w:id="1137" w:author="Pradhul" w:date="2019-11-16T06:33:00Z">
              <w:rPr>
                <w:b/>
                <w:bCs/>
              </w:rPr>
            </w:rPrChange>
          </w:rPr>
          <w:t xml:space="preserve">(ACTIVITY: FABRICATION DISMANTLING &amp; ERECTION) </w:t>
        </w:r>
        <w:r w:rsidRPr="00273852">
          <w:rPr>
            <w:sz w:val="23"/>
            <w:szCs w:val="23"/>
            <w:rPrChange w:id="1138" w:author="Pradhul" w:date="2019-11-16T06:33:00Z">
              <w:rPr/>
            </w:rPrChange>
          </w:rPr>
          <w:t xml:space="preserve">for dismantling of chutes. </w:t>
        </w:r>
      </w:ins>
    </w:p>
    <w:p w14:paraId="232149F6" w14:textId="77777777" w:rsidR="00CB6D0A" w:rsidRPr="00273852" w:rsidRDefault="00CB6D0A" w:rsidP="00CB6D0A">
      <w:pPr>
        <w:numPr>
          <w:ilvl w:val="0"/>
          <w:numId w:val="58"/>
        </w:numPr>
        <w:tabs>
          <w:tab w:val="clear" w:pos="720"/>
          <w:tab w:val="num" w:pos="0"/>
        </w:tabs>
        <w:ind w:left="0"/>
        <w:jc w:val="both"/>
        <w:rPr>
          <w:ins w:id="1139" w:author="Pradhul" w:date="2019-11-16T06:25:00Z"/>
          <w:sz w:val="23"/>
          <w:szCs w:val="23"/>
          <w:rPrChange w:id="1140" w:author="Pradhul" w:date="2019-11-16T06:33:00Z">
            <w:rPr>
              <w:ins w:id="1141" w:author="Pradhul" w:date="2019-11-16T06:25:00Z"/>
            </w:rPr>
          </w:rPrChange>
        </w:rPr>
      </w:pPr>
      <w:ins w:id="1142" w:author="Pradhul" w:date="2019-11-16T06:25:00Z">
        <w:r w:rsidRPr="00273852">
          <w:rPr>
            <w:sz w:val="23"/>
            <w:szCs w:val="23"/>
            <w:rPrChange w:id="1143" w:author="Pradhul" w:date="2019-11-16T06:33:00Z">
              <w:rPr/>
            </w:rPrChange>
          </w:rPr>
          <w:t xml:space="preserve">Do ensure that all people working in the discharge end wear eye protection safety goggles to prevent metal chips from falling in eyes when PCM 2 is in operation. </w:t>
        </w:r>
      </w:ins>
    </w:p>
    <w:p w14:paraId="4F1F384F" w14:textId="77777777" w:rsidR="00CB6D0A" w:rsidRPr="00273852" w:rsidRDefault="00CB6D0A" w:rsidP="00CB6D0A">
      <w:pPr>
        <w:numPr>
          <w:ilvl w:val="0"/>
          <w:numId w:val="58"/>
        </w:numPr>
        <w:tabs>
          <w:tab w:val="clear" w:pos="720"/>
          <w:tab w:val="num" w:pos="0"/>
        </w:tabs>
        <w:ind w:left="0"/>
        <w:jc w:val="both"/>
        <w:rPr>
          <w:ins w:id="1144" w:author="Pradhul" w:date="2019-11-16T06:25:00Z"/>
          <w:sz w:val="23"/>
          <w:szCs w:val="23"/>
          <w:rPrChange w:id="1145" w:author="Pradhul" w:date="2019-11-16T06:33:00Z">
            <w:rPr>
              <w:ins w:id="1146" w:author="Pradhul" w:date="2019-11-16T06:25:00Z"/>
            </w:rPr>
          </w:rPrChange>
        </w:rPr>
      </w:pPr>
      <w:ins w:id="1147" w:author="Pradhul" w:date="2019-11-16T06:25:00Z">
        <w:r w:rsidRPr="00273852">
          <w:rPr>
            <w:sz w:val="23"/>
            <w:szCs w:val="23"/>
            <w:rPrChange w:id="1148" w:author="Pradhul" w:date="2019-11-16T06:33:00Z">
              <w:rPr/>
            </w:rPrChange>
          </w:rPr>
          <w:t xml:space="preserve">Ear plugs/mufflers are to be worn by workers working in PCM area. </w:t>
        </w:r>
      </w:ins>
    </w:p>
    <w:p w14:paraId="7BC015A6" w14:textId="77777777" w:rsidR="00CB6D0A" w:rsidRPr="00273852" w:rsidRDefault="00CB6D0A" w:rsidP="00CB6D0A">
      <w:pPr>
        <w:numPr>
          <w:ilvl w:val="0"/>
          <w:numId w:val="58"/>
        </w:numPr>
        <w:tabs>
          <w:tab w:val="clear" w:pos="720"/>
          <w:tab w:val="num" w:pos="0"/>
        </w:tabs>
        <w:ind w:left="0"/>
        <w:jc w:val="both"/>
        <w:rPr>
          <w:ins w:id="1149" w:author="Pradhul" w:date="2019-11-16T06:25:00Z"/>
          <w:sz w:val="23"/>
          <w:szCs w:val="23"/>
          <w:rPrChange w:id="1150" w:author="Pradhul" w:date="2019-11-16T06:33:00Z">
            <w:rPr>
              <w:ins w:id="1151" w:author="Pradhul" w:date="2019-11-16T06:25:00Z"/>
            </w:rPr>
          </w:rPrChange>
        </w:rPr>
      </w:pPr>
      <w:ins w:id="1152" w:author="Pradhul" w:date="2019-11-16T06:25:00Z">
        <w:r w:rsidRPr="00273852">
          <w:rPr>
            <w:sz w:val="23"/>
            <w:szCs w:val="23"/>
            <w:rPrChange w:id="1153" w:author="Pradhul" w:date="2019-11-16T06:33:00Z">
              <w:rPr/>
            </w:rPrChange>
          </w:rPr>
          <w:t xml:space="preserve">Start the dismantling of PCM head end sprocket after removing all the chain links and </w:t>
        </w:r>
        <w:proofErr w:type="spellStart"/>
        <w:r w:rsidRPr="00273852">
          <w:rPr>
            <w:sz w:val="23"/>
            <w:szCs w:val="23"/>
            <w:rPrChange w:id="1154" w:author="Pradhul" w:date="2019-11-16T06:33:00Z">
              <w:rPr/>
            </w:rPrChange>
          </w:rPr>
          <w:t>moulds</w:t>
        </w:r>
        <w:proofErr w:type="spellEnd"/>
        <w:r w:rsidRPr="00273852">
          <w:rPr>
            <w:sz w:val="23"/>
            <w:szCs w:val="23"/>
            <w:rPrChange w:id="1155" w:author="Pradhul" w:date="2019-11-16T06:33:00Z">
              <w:rPr/>
            </w:rPrChange>
          </w:rPr>
          <w:t>. Follow WI/MAINT/10 (</w:t>
        </w:r>
        <w:r w:rsidRPr="00273852">
          <w:rPr>
            <w:b/>
            <w:bCs/>
            <w:sz w:val="23"/>
            <w:szCs w:val="23"/>
            <w:rPrChange w:id="1156" w:author="Pradhul" w:date="2019-11-16T06:33:00Z">
              <w:rPr>
                <w:b/>
                <w:bCs/>
              </w:rPr>
            </w:rPrChange>
          </w:rPr>
          <w:t>MAINTENANCE OF PIG CASTING MACHINE</w:t>
        </w:r>
        <w:r w:rsidRPr="00273852">
          <w:rPr>
            <w:sz w:val="23"/>
            <w:szCs w:val="23"/>
            <w:rPrChange w:id="1157" w:author="Pradhul" w:date="2019-11-16T06:33:00Z">
              <w:rPr/>
            </w:rPrChange>
          </w:rPr>
          <w:t xml:space="preserve">) for sprocket dismantling. </w:t>
        </w:r>
      </w:ins>
    </w:p>
    <w:p w14:paraId="130B712D" w14:textId="77777777" w:rsidR="00CB6D0A" w:rsidRPr="00273852" w:rsidRDefault="00CB6D0A" w:rsidP="00CB6D0A">
      <w:pPr>
        <w:numPr>
          <w:ilvl w:val="0"/>
          <w:numId w:val="58"/>
        </w:numPr>
        <w:tabs>
          <w:tab w:val="clear" w:pos="720"/>
          <w:tab w:val="num" w:pos="0"/>
        </w:tabs>
        <w:ind w:left="0"/>
        <w:jc w:val="both"/>
        <w:rPr>
          <w:ins w:id="1158" w:author="Pradhul" w:date="2019-11-16T06:25:00Z"/>
          <w:sz w:val="23"/>
          <w:szCs w:val="23"/>
          <w:rPrChange w:id="1159" w:author="Pradhul" w:date="2019-11-16T06:33:00Z">
            <w:rPr>
              <w:ins w:id="1160" w:author="Pradhul" w:date="2019-11-16T06:25:00Z"/>
            </w:rPr>
          </w:rPrChange>
        </w:rPr>
      </w:pPr>
      <w:ins w:id="1161" w:author="Pradhul" w:date="2019-11-16T06:25:00Z">
        <w:r w:rsidRPr="00273852">
          <w:rPr>
            <w:sz w:val="23"/>
            <w:szCs w:val="23"/>
            <w:rPrChange w:id="1162" w:author="Pradhul" w:date="2019-11-16T06:33:00Z">
              <w:rPr/>
            </w:rPrChange>
          </w:rPr>
          <w:t xml:space="preserve">Dismantle conveyor modules by gas cutting bolts at the joints and supporting parts; shift the modules assigned area by lifting with crane and placing on vehicle. </w:t>
        </w:r>
      </w:ins>
    </w:p>
    <w:p w14:paraId="3901862B" w14:textId="77777777" w:rsidR="00CB6D0A" w:rsidRPr="00273852" w:rsidRDefault="00CB6D0A" w:rsidP="00CB6D0A">
      <w:pPr>
        <w:numPr>
          <w:ilvl w:val="0"/>
          <w:numId w:val="58"/>
        </w:numPr>
        <w:tabs>
          <w:tab w:val="clear" w:pos="720"/>
          <w:tab w:val="num" w:pos="0"/>
        </w:tabs>
        <w:ind w:left="0"/>
        <w:jc w:val="both"/>
        <w:rPr>
          <w:ins w:id="1163" w:author="Pradhul" w:date="2019-11-16T06:25:00Z"/>
          <w:sz w:val="23"/>
          <w:szCs w:val="23"/>
          <w:rPrChange w:id="1164" w:author="Pradhul" w:date="2019-11-16T06:33:00Z">
            <w:rPr>
              <w:ins w:id="1165" w:author="Pradhul" w:date="2019-11-16T06:25:00Z"/>
            </w:rPr>
          </w:rPrChange>
        </w:rPr>
      </w:pPr>
      <w:ins w:id="1166" w:author="Pradhul" w:date="2019-11-16T06:25:00Z">
        <w:r w:rsidRPr="00273852">
          <w:rPr>
            <w:sz w:val="23"/>
            <w:szCs w:val="23"/>
            <w:rPrChange w:id="1167" w:author="Pradhul" w:date="2019-11-16T06:33:00Z">
              <w:rPr/>
            </w:rPrChange>
          </w:rPr>
          <w:t xml:space="preserve">Clearance should be taken from production for placing vehicles for material handling beside PCM for the specified time, </w:t>
        </w:r>
        <w:r w:rsidRPr="00273852">
          <w:rPr>
            <w:b/>
            <w:bCs/>
            <w:sz w:val="23"/>
            <w:szCs w:val="23"/>
            <w:rPrChange w:id="1168" w:author="Pradhul" w:date="2019-11-16T06:33:00Z">
              <w:rPr>
                <w:b/>
                <w:bCs/>
              </w:rPr>
            </w:rPrChange>
          </w:rPr>
          <w:t>WI/MAINT/12</w:t>
        </w:r>
        <w:r w:rsidRPr="00273852">
          <w:rPr>
            <w:sz w:val="23"/>
            <w:szCs w:val="23"/>
            <w:rPrChange w:id="1169" w:author="Pradhul" w:date="2019-11-16T06:33:00Z">
              <w:rPr/>
            </w:rPrChange>
          </w:rPr>
          <w:t xml:space="preserve"> to be followed for material handling. </w:t>
        </w:r>
      </w:ins>
    </w:p>
    <w:p w14:paraId="0A84E9A7" w14:textId="77777777" w:rsidR="00CB6D0A" w:rsidRPr="00273852" w:rsidRDefault="00CB6D0A" w:rsidP="00CB6D0A">
      <w:pPr>
        <w:numPr>
          <w:ilvl w:val="0"/>
          <w:numId w:val="58"/>
        </w:numPr>
        <w:tabs>
          <w:tab w:val="clear" w:pos="720"/>
          <w:tab w:val="num" w:pos="0"/>
        </w:tabs>
        <w:ind w:left="0"/>
        <w:jc w:val="both"/>
        <w:rPr>
          <w:ins w:id="1170" w:author="Pradhul" w:date="2019-11-16T06:25:00Z"/>
          <w:sz w:val="23"/>
          <w:szCs w:val="23"/>
          <w:rPrChange w:id="1171" w:author="Pradhul" w:date="2019-11-16T06:33:00Z">
            <w:rPr>
              <w:ins w:id="1172" w:author="Pradhul" w:date="2019-11-16T06:25:00Z"/>
            </w:rPr>
          </w:rPrChange>
        </w:rPr>
      </w:pPr>
      <w:ins w:id="1173" w:author="Pradhul" w:date="2019-11-16T06:25:00Z">
        <w:r w:rsidRPr="00273852">
          <w:rPr>
            <w:sz w:val="23"/>
            <w:szCs w:val="23"/>
            <w:rPrChange w:id="1174" w:author="Pradhul" w:date="2019-11-16T06:33:00Z">
              <w:rPr/>
            </w:rPrChange>
          </w:rPr>
          <w:t xml:space="preserve">Dismantle the tail end assembly for structure repair. </w:t>
        </w:r>
      </w:ins>
    </w:p>
    <w:p w14:paraId="280470D4" w14:textId="77777777" w:rsidR="00CB6D0A" w:rsidRPr="00273852" w:rsidRDefault="00CB6D0A" w:rsidP="00CB6D0A">
      <w:pPr>
        <w:numPr>
          <w:ilvl w:val="0"/>
          <w:numId w:val="58"/>
        </w:numPr>
        <w:tabs>
          <w:tab w:val="clear" w:pos="720"/>
          <w:tab w:val="num" w:pos="0"/>
        </w:tabs>
        <w:ind w:left="0"/>
        <w:jc w:val="both"/>
        <w:rPr>
          <w:ins w:id="1175" w:author="Pradhul" w:date="2019-11-16T06:25:00Z"/>
          <w:sz w:val="23"/>
          <w:szCs w:val="23"/>
          <w:rPrChange w:id="1176" w:author="Pradhul" w:date="2019-11-16T06:33:00Z">
            <w:rPr>
              <w:ins w:id="1177" w:author="Pradhul" w:date="2019-11-16T06:25:00Z"/>
            </w:rPr>
          </w:rPrChange>
        </w:rPr>
      </w:pPr>
      <w:ins w:id="1178" w:author="Pradhul" w:date="2019-11-16T06:25:00Z">
        <w:r w:rsidRPr="00273852">
          <w:rPr>
            <w:sz w:val="23"/>
            <w:szCs w:val="23"/>
            <w:rPrChange w:id="1179" w:author="Pradhul" w:date="2019-11-16T06:33:00Z">
              <w:rPr/>
            </w:rPrChange>
          </w:rPr>
          <w:t xml:space="preserve">Dismantle return chutes and support beams for return chutes, shift the chutes in parts, to assigned area and barricade with safety tape. </w:t>
        </w:r>
      </w:ins>
    </w:p>
    <w:p w14:paraId="4D694198" w14:textId="77777777" w:rsidR="00CB6D0A" w:rsidRPr="00273852" w:rsidRDefault="00CB6D0A" w:rsidP="00CB6D0A">
      <w:pPr>
        <w:numPr>
          <w:ilvl w:val="0"/>
          <w:numId w:val="58"/>
        </w:numPr>
        <w:tabs>
          <w:tab w:val="clear" w:pos="720"/>
          <w:tab w:val="num" w:pos="0"/>
        </w:tabs>
        <w:ind w:left="0"/>
        <w:jc w:val="both"/>
        <w:rPr>
          <w:ins w:id="1180" w:author="Pradhul" w:date="2019-11-16T06:25:00Z"/>
          <w:sz w:val="23"/>
          <w:szCs w:val="23"/>
          <w:rPrChange w:id="1181" w:author="Pradhul" w:date="2019-11-16T06:33:00Z">
            <w:rPr>
              <w:ins w:id="1182" w:author="Pradhul" w:date="2019-11-16T06:25:00Z"/>
            </w:rPr>
          </w:rPrChange>
        </w:rPr>
      </w:pPr>
      <w:ins w:id="1183" w:author="Pradhul" w:date="2019-11-16T06:25:00Z">
        <w:r w:rsidRPr="00273852">
          <w:rPr>
            <w:sz w:val="23"/>
            <w:szCs w:val="23"/>
            <w:rPrChange w:id="1184" w:author="Pradhul" w:date="2019-11-16T06:33:00Z">
              <w:rPr/>
            </w:rPrChange>
          </w:rPr>
          <w:t xml:space="preserve">Dismantle the support beams for conveyor modules and then start dismantling column structures for beam replacement. </w:t>
        </w:r>
      </w:ins>
    </w:p>
    <w:p w14:paraId="5A06301F" w14:textId="77777777" w:rsidR="00CB6D0A" w:rsidRPr="00273852" w:rsidRDefault="00CB6D0A" w:rsidP="00CB6D0A">
      <w:pPr>
        <w:numPr>
          <w:ilvl w:val="0"/>
          <w:numId w:val="58"/>
        </w:numPr>
        <w:tabs>
          <w:tab w:val="clear" w:pos="720"/>
          <w:tab w:val="num" w:pos="0"/>
        </w:tabs>
        <w:ind w:left="0"/>
        <w:jc w:val="both"/>
        <w:rPr>
          <w:ins w:id="1185" w:author="Pradhul" w:date="2019-11-16T06:25:00Z"/>
          <w:sz w:val="23"/>
          <w:szCs w:val="23"/>
          <w:rPrChange w:id="1186" w:author="Pradhul" w:date="2019-11-16T06:33:00Z">
            <w:rPr>
              <w:ins w:id="1187" w:author="Pradhul" w:date="2019-11-16T06:25:00Z"/>
            </w:rPr>
          </w:rPrChange>
        </w:rPr>
      </w:pPr>
      <w:ins w:id="1188" w:author="Pradhul" w:date="2019-11-16T06:25:00Z">
        <w:r w:rsidRPr="00273852">
          <w:rPr>
            <w:sz w:val="23"/>
            <w:szCs w:val="23"/>
            <w:rPrChange w:id="1189" w:author="Pradhul" w:date="2019-11-16T06:33:00Z">
              <w:rPr/>
            </w:rPrChange>
          </w:rPr>
          <w:t xml:space="preserve">Dismantle walkways, gratings, purlins and sheeting for top shed. Follow WI/MAINT/24 for sheet dismantling. Care should be taken that people working should wear full body safety harness while working on purlins. Proper scaffolding to be ensured for working after dismantling of walkway. </w:t>
        </w:r>
      </w:ins>
    </w:p>
    <w:p w14:paraId="3A70EF2D" w14:textId="77777777" w:rsidR="00CB6D0A" w:rsidRPr="00273852" w:rsidRDefault="00CB6D0A" w:rsidP="00CB6D0A">
      <w:pPr>
        <w:numPr>
          <w:ilvl w:val="0"/>
          <w:numId w:val="58"/>
        </w:numPr>
        <w:tabs>
          <w:tab w:val="clear" w:pos="720"/>
          <w:tab w:val="num" w:pos="0"/>
        </w:tabs>
        <w:ind w:left="0"/>
        <w:jc w:val="both"/>
        <w:rPr>
          <w:ins w:id="1190" w:author="Pradhul" w:date="2019-11-16T06:25:00Z"/>
          <w:sz w:val="23"/>
          <w:szCs w:val="23"/>
          <w:rPrChange w:id="1191" w:author="Pradhul" w:date="2019-11-16T06:33:00Z">
            <w:rPr>
              <w:ins w:id="1192" w:author="Pradhul" w:date="2019-11-16T06:25:00Z"/>
            </w:rPr>
          </w:rPrChange>
        </w:rPr>
      </w:pPr>
      <w:ins w:id="1193" w:author="Pradhul" w:date="2019-11-16T06:25:00Z">
        <w:r w:rsidRPr="00273852">
          <w:rPr>
            <w:sz w:val="23"/>
            <w:szCs w:val="23"/>
            <w:rPrChange w:id="1194" w:author="Pradhul" w:date="2019-11-16T06:33:00Z">
              <w:rPr/>
            </w:rPrChange>
          </w:rPr>
          <w:t xml:space="preserve">Dismantle part of PCM shed near head end for replacing the conveyor structure. </w:t>
        </w:r>
      </w:ins>
    </w:p>
    <w:p w14:paraId="199469FE" w14:textId="77777777" w:rsidR="00CB6D0A" w:rsidRPr="00273852" w:rsidRDefault="00CB6D0A" w:rsidP="00CB6D0A">
      <w:pPr>
        <w:numPr>
          <w:ilvl w:val="0"/>
          <w:numId w:val="58"/>
        </w:numPr>
        <w:tabs>
          <w:tab w:val="clear" w:pos="720"/>
          <w:tab w:val="num" w:pos="0"/>
        </w:tabs>
        <w:ind w:left="0"/>
        <w:jc w:val="both"/>
        <w:rPr>
          <w:ins w:id="1195" w:author="Pradhul" w:date="2019-11-16T06:25:00Z"/>
          <w:sz w:val="23"/>
          <w:szCs w:val="23"/>
          <w:rPrChange w:id="1196" w:author="Pradhul" w:date="2019-11-16T06:33:00Z">
            <w:rPr>
              <w:ins w:id="1197" w:author="Pradhul" w:date="2019-11-16T06:25:00Z"/>
            </w:rPr>
          </w:rPrChange>
        </w:rPr>
      </w:pPr>
      <w:ins w:id="1198" w:author="Pradhul" w:date="2019-11-16T06:25:00Z">
        <w:r w:rsidRPr="00273852">
          <w:rPr>
            <w:sz w:val="23"/>
            <w:szCs w:val="23"/>
            <w:rPrChange w:id="1199" w:author="Pradhul" w:date="2019-11-16T06:33:00Z">
              <w:rPr/>
            </w:rPrChange>
          </w:rPr>
          <w:t xml:space="preserve">Staircases attached to PCM to be dismantled to erect new beams. </w:t>
        </w:r>
      </w:ins>
    </w:p>
    <w:p w14:paraId="6DB2E42D" w14:textId="77777777" w:rsidR="00CB6D0A" w:rsidRPr="00273852" w:rsidRDefault="00CB6D0A" w:rsidP="00CB6D0A">
      <w:pPr>
        <w:numPr>
          <w:ilvl w:val="0"/>
          <w:numId w:val="58"/>
        </w:numPr>
        <w:tabs>
          <w:tab w:val="clear" w:pos="720"/>
          <w:tab w:val="num" w:pos="0"/>
        </w:tabs>
        <w:ind w:left="0"/>
        <w:jc w:val="both"/>
        <w:rPr>
          <w:ins w:id="1200" w:author="Pradhul" w:date="2019-11-16T06:25:00Z"/>
          <w:sz w:val="23"/>
          <w:szCs w:val="23"/>
          <w:rPrChange w:id="1201" w:author="Pradhul" w:date="2019-11-16T06:33:00Z">
            <w:rPr>
              <w:ins w:id="1202" w:author="Pradhul" w:date="2019-11-16T06:25:00Z"/>
            </w:rPr>
          </w:rPrChange>
        </w:rPr>
      </w:pPr>
      <w:ins w:id="1203" w:author="Pradhul" w:date="2019-11-16T06:25:00Z">
        <w:r w:rsidRPr="00273852">
          <w:rPr>
            <w:sz w:val="23"/>
            <w:szCs w:val="23"/>
            <w:rPrChange w:id="1204" w:author="Pradhul" w:date="2019-11-16T06:33:00Z">
              <w:rPr/>
            </w:rPrChange>
          </w:rPr>
          <w:lastRenderedPageBreak/>
          <w:t xml:space="preserve">Dismantle the hammer assembly, hammer mounting structure, gearbox, motor, gearbox frame, discharge end shed roof sheets, purlins etc. </w:t>
        </w:r>
      </w:ins>
    </w:p>
    <w:p w14:paraId="02E88751" w14:textId="77777777" w:rsidR="00CB6D0A" w:rsidRPr="00273852" w:rsidRDefault="00CB6D0A" w:rsidP="00CB6D0A">
      <w:pPr>
        <w:ind w:left="-360"/>
        <w:jc w:val="both"/>
        <w:rPr>
          <w:ins w:id="1205" w:author="Pradhul" w:date="2019-11-16T06:25:00Z"/>
          <w:b/>
          <w:bCs/>
          <w:sz w:val="23"/>
          <w:szCs w:val="23"/>
          <w:rPrChange w:id="1206" w:author="Pradhul" w:date="2019-11-16T06:33:00Z">
            <w:rPr>
              <w:ins w:id="1207" w:author="Pradhul" w:date="2019-11-16T06:25:00Z"/>
              <w:b/>
              <w:bCs/>
            </w:rPr>
          </w:rPrChange>
        </w:rPr>
      </w:pPr>
    </w:p>
    <w:p w14:paraId="2D9BD05F" w14:textId="77777777" w:rsidR="00CB6D0A" w:rsidRPr="00273852" w:rsidRDefault="00CB6D0A" w:rsidP="00CB6D0A">
      <w:pPr>
        <w:ind w:left="-360"/>
        <w:jc w:val="both"/>
        <w:rPr>
          <w:ins w:id="1208" w:author="Pradhul" w:date="2019-11-16T06:25:00Z"/>
          <w:sz w:val="23"/>
          <w:szCs w:val="23"/>
          <w:rPrChange w:id="1209" w:author="Pradhul" w:date="2019-11-16T06:33:00Z">
            <w:rPr>
              <w:ins w:id="1210" w:author="Pradhul" w:date="2019-11-16T06:25:00Z"/>
            </w:rPr>
          </w:rPrChange>
        </w:rPr>
      </w:pPr>
      <w:ins w:id="1211" w:author="Pradhul" w:date="2019-11-16T06:25:00Z">
        <w:r w:rsidRPr="00273852">
          <w:rPr>
            <w:b/>
            <w:bCs/>
            <w:sz w:val="23"/>
            <w:szCs w:val="23"/>
            <w:rPrChange w:id="1212" w:author="Pradhul" w:date="2019-11-16T06:33:00Z">
              <w:rPr>
                <w:b/>
                <w:bCs/>
              </w:rPr>
            </w:rPrChange>
          </w:rPr>
          <w:t xml:space="preserve">Work No 6:- </w:t>
        </w:r>
        <w:r w:rsidRPr="00273852">
          <w:rPr>
            <w:sz w:val="23"/>
            <w:szCs w:val="23"/>
            <w:rPrChange w:id="1213" w:author="Pradhul" w:date="2019-11-16T06:33:00Z">
              <w:rPr/>
            </w:rPrChange>
          </w:rPr>
          <w:t>Civil jobs</w:t>
        </w:r>
      </w:ins>
    </w:p>
    <w:p w14:paraId="4D958ADB" w14:textId="77777777" w:rsidR="00CB6D0A" w:rsidRPr="00273852" w:rsidRDefault="00CB6D0A" w:rsidP="00CB6D0A">
      <w:pPr>
        <w:ind w:left="-360"/>
        <w:jc w:val="both"/>
        <w:rPr>
          <w:ins w:id="1214" w:author="Pradhul" w:date="2019-11-16T06:25:00Z"/>
          <w:sz w:val="23"/>
          <w:szCs w:val="23"/>
          <w:rPrChange w:id="1215" w:author="Pradhul" w:date="2019-11-16T06:33:00Z">
            <w:rPr>
              <w:ins w:id="1216" w:author="Pradhul" w:date="2019-11-16T06:25:00Z"/>
            </w:rPr>
          </w:rPrChange>
        </w:rPr>
      </w:pPr>
    </w:p>
    <w:p w14:paraId="7CFCC2D4" w14:textId="77777777" w:rsidR="00CB6D0A" w:rsidRPr="00273852" w:rsidRDefault="00CB6D0A" w:rsidP="00CB6D0A">
      <w:pPr>
        <w:numPr>
          <w:ilvl w:val="0"/>
          <w:numId w:val="59"/>
        </w:numPr>
        <w:tabs>
          <w:tab w:val="clear" w:pos="720"/>
          <w:tab w:val="num" w:pos="0"/>
        </w:tabs>
        <w:ind w:left="0"/>
        <w:jc w:val="both"/>
        <w:rPr>
          <w:ins w:id="1217" w:author="Pradhul" w:date="2019-11-16T06:25:00Z"/>
          <w:sz w:val="23"/>
          <w:szCs w:val="23"/>
          <w:rPrChange w:id="1218" w:author="Pradhul" w:date="2019-11-16T06:33:00Z">
            <w:rPr>
              <w:ins w:id="1219" w:author="Pradhul" w:date="2019-11-16T06:25:00Z"/>
            </w:rPr>
          </w:rPrChange>
        </w:rPr>
      </w:pPr>
      <w:ins w:id="1220" w:author="Pradhul" w:date="2019-11-16T06:25:00Z">
        <w:r w:rsidRPr="00273852">
          <w:rPr>
            <w:sz w:val="23"/>
            <w:szCs w:val="23"/>
            <w:rPrChange w:id="1221" w:author="Pradhul" w:date="2019-11-16T06:33:00Z">
              <w:rPr/>
            </w:rPrChange>
          </w:rPr>
          <w:t xml:space="preserve">Civil jobs are to be started after taking the shutdown. During dismantling civil jobs will be carried out at head end side i.e. at the required extension area. </w:t>
        </w:r>
      </w:ins>
    </w:p>
    <w:p w14:paraId="07CB45F7" w14:textId="77777777" w:rsidR="00CB6D0A" w:rsidRPr="00273852" w:rsidRDefault="00CB6D0A" w:rsidP="00CB6D0A">
      <w:pPr>
        <w:numPr>
          <w:ilvl w:val="0"/>
          <w:numId w:val="59"/>
        </w:numPr>
        <w:tabs>
          <w:tab w:val="clear" w:pos="720"/>
          <w:tab w:val="num" w:pos="0"/>
        </w:tabs>
        <w:ind w:left="0"/>
        <w:jc w:val="both"/>
        <w:rPr>
          <w:ins w:id="1222" w:author="Pradhul" w:date="2019-11-16T06:25:00Z"/>
          <w:sz w:val="23"/>
          <w:szCs w:val="23"/>
          <w:rPrChange w:id="1223" w:author="Pradhul" w:date="2019-11-16T06:33:00Z">
            <w:rPr>
              <w:ins w:id="1224" w:author="Pradhul" w:date="2019-11-16T06:25:00Z"/>
            </w:rPr>
          </w:rPrChange>
        </w:rPr>
      </w:pPr>
      <w:ins w:id="1225" w:author="Pradhul" w:date="2019-11-16T06:25:00Z">
        <w:r w:rsidRPr="00273852">
          <w:rPr>
            <w:sz w:val="23"/>
            <w:szCs w:val="23"/>
            <w:rPrChange w:id="1226" w:author="Pradhul" w:date="2019-11-16T06:33:00Z">
              <w:rPr/>
            </w:rPrChange>
          </w:rPr>
          <w:t xml:space="preserve">Follow the new procedure </w:t>
        </w:r>
        <w:r w:rsidRPr="00273852">
          <w:rPr>
            <w:b/>
            <w:bCs/>
            <w:sz w:val="23"/>
            <w:szCs w:val="23"/>
            <w:rPrChange w:id="1227" w:author="Pradhul" w:date="2019-11-16T06:33:00Z">
              <w:rPr>
                <w:b/>
                <w:bCs/>
              </w:rPr>
            </w:rPrChange>
          </w:rPr>
          <w:t xml:space="preserve">WI/ MAINT/228 </w:t>
        </w:r>
        <w:r w:rsidRPr="00273852">
          <w:rPr>
            <w:sz w:val="23"/>
            <w:szCs w:val="23"/>
            <w:rPrChange w:id="1228" w:author="Pradhul" w:date="2019-11-16T06:33:00Z">
              <w:rPr/>
            </w:rPrChange>
          </w:rPr>
          <w:t xml:space="preserve">for civil jobs. </w:t>
        </w:r>
      </w:ins>
    </w:p>
    <w:p w14:paraId="1C47CD74" w14:textId="77777777" w:rsidR="00CB6D0A" w:rsidRPr="00273852" w:rsidRDefault="00CB6D0A" w:rsidP="00CB6D0A">
      <w:pPr>
        <w:ind w:left="-360"/>
        <w:jc w:val="both"/>
        <w:rPr>
          <w:ins w:id="1229" w:author="Pradhul" w:date="2019-11-16T06:25:00Z"/>
          <w:b/>
          <w:bCs/>
          <w:sz w:val="23"/>
          <w:szCs w:val="23"/>
          <w:rPrChange w:id="1230" w:author="Pradhul" w:date="2019-11-16T06:33:00Z">
            <w:rPr>
              <w:ins w:id="1231" w:author="Pradhul" w:date="2019-11-16T06:25:00Z"/>
              <w:b/>
              <w:bCs/>
            </w:rPr>
          </w:rPrChange>
        </w:rPr>
      </w:pPr>
    </w:p>
    <w:p w14:paraId="09A1A1E0" w14:textId="77777777" w:rsidR="00CB6D0A" w:rsidRPr="00273852" w:rsidRDefault="00CB6D0A" w:rsidP="00CB6D0A">
      <w:pPr>
        <w:ind w:left="-360"/>
        <w:jc w:val="both"/>
        <w:rPr>
          <w:ins w:id="1232" w:author="Pradhul" w:date="2019-11-16T06:25:00Z"/>
          <w:sz w:val="23"/>
          <w:szCs w:val="23"/>
          <w:rPrChange w:id="1233" w:author="Pradhul" w:date="2019-11-16T06:33:00Z">
            <w:rPr>
              <w:ins w:id="1234" w:author="Pradhul" w:date="2019-11-16T06:25:00Z"/>
            </w:rPr>
          </w:rPrChange>
        </w:rPr>
      </w:pPr>
      <w:ins w:id="1235" w:author="Pradhul" w:date="2019-11-16T06:25:00Z">
        <w:r w:rsidRPr="00273852">
          <w:rPr>
            <w:b/>
            <w:bCs/>
            <w:sz w:val="23"/>
            <w:szCs w:val="23"/>
            <w:rPrChange w:id="1236" w:author="Pradhul" w:date="2019-11-16T06:33:00Z">
              <w:rPr>
                <w:b/>
                <w:bCs/>
              </w:rPr>
            </w:rPrChange>
          </w:rPr>
          <w:t xml:space="preserve">Work No 7:- </w:t>
        </w:r>
        <w:r w:rsidRPr="00273852">
          <w:rPr>
            <w:sz w:val="23"/>
            <w:szCs w:val="23"/>
            <w:rPrChange w:id="1237" w:author="Pradhul" w:date="2019-11-16T06:33:00Z">
              <w:rPr/>
            </w:rPrChange>
          </w:rPr>
          <w:t>Erection jobs</w:t>
        </w:r>
      </w:ins>
    </w:p>
    <w:p w14:paraId="18CBD3D6" w14:textId="77777777" w:rsidR="00CB6D0A" w:rsidRPr="00273852" w:rsidRDefault="00CB6D0A" w:rsidP="00CB6D0A">
      <w:pPr>
        <w:ind w:left="-360"/>
        <w:jc w:val="both"/>
        <w:rPr>
          <w:ins w:id="1238" w:author="Pradhul" w:date="2019-11-16T06:25:00Z"/>
          <w:sz w:val="23"/>
          <w:szCs w:val="23"/>
          <w:rPrChange w:id="1239" w:author="Pradhul" w:date="2019-11-16T06:33:00Z">
            <w:rPr>
              <w:ins w:id="1240" w:author="Pradhul" w:date="2019-11-16T06:25:00Z"/>
            </w:rPr>
          </w:rPrChange>
        </w:rPr>
      </w:pPr>
    </w:p>
    <w:p w14:paraId="5E8A7AD4" w14:textId="77777777" w:rsidR="00CB6D0A" w:rsidRPr="00273852" w:rsidRDefault="00CB6D0A" w:rsidP="00CB6D0A">
      <w:pPr>
        <w:numPr>
          <w:ilvl w:val="0"/>
          <w:numId w:val="60"/>
        </w:numPr>
        <w:tabs>
          <w:tab w:val="clear" w:pos="720"/>
          <w:tab w:val="num" w:pos="0"/>
        </w:tabs>
        <w:ind w:left="0"/>
        <w:jc w:val="both"/>
        <w:rPr>
          <w:ins w:id="1241" w:author="Pradhul" w:date="2019-11-16T06:25:00Z"/>
          <w:sz w:val="23"/>
          <w:szCs w:val="23"/>
          <w:rPrChange w:id="1242" w:author="Pradhul" w:date="2019-11-16T06:33:00Z">
            <w:rPr>
              <w:ins w:id="1243" w:author="Pradhul" w:date="2019-11-16T06:25:00Z"/>
            </w:rPr>
          </w:rPrChange>
        </w:rPr>
      </w:pPr>
      <w:ins w:id="1244" w:author="Pradhul" w:date="2019-11-16T06:25:00Z">
        <w:r w:rsidRPr="00273852">
          <w:rPr>
            <w:sz w:val="23"/>
            <w:szCs w:val="23"/>
            <w:rPrChange w:id="1245" w:author="Pradhul" w:date="2019-11-16T06:33:00Z">
              <w:rPr/>
            </w:rPrChange>
          </w:rPr>
          <w:t xml:space="preserve">Once the civil jobs are completed, start the erection of new columns and connect them with angle bracings as shown in the drawing. </w:t>
        </w:r>
      </w:ins>
    </w:p>
    <w:p w14:paraId="0196F8CD" w14:textId="77777777" w:rsidR="00CB6D0A" w:rsidRPr="00273852" w:rsidRDefault="00CB6D0A" w:rsidP="00CB6D0A">
      <w:pPr>
        <w:numPr>
          <w:ilvl w:val="0"/>
          <w:numId w:val="60"/>
        </w:numPr>
        <w:tabs>
          <w:tab w:val="clear" w:pos="720"/>
          <w:tab w:val="num" w:pos="0"/>
        </w:tabs>
        <w:ind w:left="0"/>
        <w:jc w:val="both"/>
        <w:rPr>
          <w:ins w:id="1246" w:author="Pradhul" w:date="2019-11-16T06:25:00Z"/>
          <w:sz w:val="23"/>
          <w:szCs w:val="23"/>
          <w:rPrChange w:id="1247" w:author="Pradhul" w:date="2019-11-16T06:33:00Z">
            <w:rPr>
              <w:ins w:id="1248" w:author="Pradhul" w:date="2019-11-16T06:25:00Z"/>
            </w:rPr>
          </w:rPrChange>
        </w:rPr>
      </w:pPr>
      <w:ins w:id="1249" w:author="Pradhul" w:date="2019-11-16T06:25:00Z">
        <w:r w:rsidRPr="00273852">
          <w:rPr>
            <w:sz w:val="23"/>
            <w:szCs w:val="23"/>
            <w:rPrChange w:id="1250" w:author="Pradhul" w:date="2019-11-16T06:33:00Z">
              <w:rPr/>
            </w:rPrChange>
          </w:rPr>
          <w:t xml:space="preserve">Erect the chutes – 5 </w:t>
        </w:r>
        <w:proofErr w:type="spellStart"/>
        <w:r w:rsidRPr="00273852">
          <w:rPr>
            <w:sz w:val="23"/>
            <w:szCs w:val="23"/>
            <w:rPrChange w:id="1251" w:author="Pradhul" w:date="2019-11-16T06:33:00Z">
              <w:rPr/>
            </w:rPrChange>
          </w:rPr>
          <w:t>nos</w:t>
        </w:r>
        <w:proofErr w:type="spellEnd"/>
        <w:r w:rsidRPr="00273852">
          <w:rPr>
            <w:sz w:val="23"/>
            <w:szCs w:val="23"/>
            <w:rPrChange w:id="1252" w:author="Pradhul" w:date="2019-11-16T06:33:00Z">
              <w:rPr/>
            </w:rPrChange>
          </w:rPr>
          <w:t xml:space="preserve"> as per drawing by following procedure WI/MAINT/94 for fabrication, dismantling and erection. </w:t>
        </w:r>
      </w:ins>
    </w:p>
    <w:p w14:paraId="17D38586" w14:textId="77777777" w:rsidR="00CB6D0A" w:rsidRPr="00273852" w:rsidRDefault="00CB6D0A" w:rsidP="00CB6D0A">
      <w:pPr>
        <w:numPr>
          <w:ilvl w:val="0"/>
          <w:numId w:val="60"/>
        </w:numPr>
        <w:tabs>
          <w:tab w:val="clear" w:pos="720"/>
          <w:tab w:val="num" w:pos="0"/>
        </w:tabs>
        <w:ind w:left="0"/>
        <w:jc w:val="both"/>
        <w:rPr>
          <w:ins w:id="1253" w:author="Pradhul" w:date="2019-11-16T06:25:00Z"/>
          <w:sz w:val="23"/>
          <w:szCs w:val="23"/>
          <w:rPrChange w:id="1254" w:author="Pradhul" w:date="2019-11-16T06:33:00Z">
            <w:rPr>
              <w:ins w:id="1255" w:author="Pradhul" w:date="2019-11-16T06:25:00Z"/>
            </w:rPr>
          </w:rPrChange>
        </w:rPr>
      </w:pPr>
      <w:ins w:id="1256" w:author="Pradhul" w:date="2019-11-16T06:25:00Z">
        <w:r w:rsidRPr="00273852">
          <w:rPr>
            <w:sz w:val="23"/>
            <w:szCs w:val="23"/>
            <w:rPrChange w:id="1257" w:author="Pradhul" w:date="2019-11-16T06:33:00Z">
              <w:rPr/>
            </w:rPrChange>
          </w:rPr>
          <w:t xml:space="preserve">Erect the column structures using crane, check alignment and dimensions, make necessary changes if required. </w:t>
        </w:r>
      </w:ins>
    </w:p>
    <w:p w14:paraId="28B6303C" w14:textId="77777777" w:rsidR="00CB6D0A" w:rsidRPr="00273852" w:rsidRDefault="00CB6D0A" w:rsidP="00CB6D0A">
      <w:pPr>
        <w:numPr>
          <w:ilvl w:val="0"/>
          <w:numId w:val="60"/>
        </w:numPr>
        <w:tabs>
          <w:tab w:val="clear" w:pos="720"/>
          <w:tab w:val="num" w:pos="0"/>
        </w:tabs>
        <w:ind w:left="0"/>
        <w:jc w:val="both"/>
        <w:rPr>
          <w:ins w:id="1258" w:author="Pradhul" w:date="2019-11-16T06:25:00Z"/>
          <w:sz w:val="23"/>
          <w:szCs w:val="23"/>
          <w:rPrChange w:id="1259" w:author="Pradhul" w:date="2019-11-16T06:33:00Z">
            <w:rPr>
              <w:ins w:id="1260" w:author="Pradhul" w:date="2019-11-16T06:25:00Z"/>
            </w:rPr>
          </w:rPrChange>
        </w:rPr>
      </w:pPr>
      <w:ins w:id="1261" w:author="Pradhul" w:date="2019-11-16T06:25:00Z">
        <w:r w:rsidRPr="00273852">
          <w:rPr>
            <w:sz w:val="23"/>
            <w:szCs w:val="23"/>
            <w:rPrChange w:id="1262" w:author="Pradhul" w:date="2019-11-16T06:33:00Z">
              <w:rPr/>
            </w:rPrChange>
          </w:rPr>
          <w:t xml:space="preserve">Erect the beams required for conveyor module support and return chutes support. </w:t>
        </w:r>
      </w:ins>
    </w:p>
    <w:p w14:paraId="706548DF" w14:textId="77777777" w:rsidR="00CB6D0A" w:rsidRPr="00273852" w:rsidRDefault="00CB6D0A" w:rsidP="00CB6D0A">
      <w:pPr>
        <w:numPr>
          <w:ilvl w:val="0"/>
          <w:numId w:val="60"/>
        </w:numPr>
        <w:tabs>
          <w:tab w:val="clear" w:pos="720"/>
          <w:tab w:val="num" w:pos="0"/>
        </w:tabs>
        <w:ind w:left="0"/>
        <w:jc w:val="both"/>
        <w:rPr>
          <w:ins w:id="1263" w:author="Pradhul" w:date="2019-11-16T06:25:00Z"/>
          <w:sz w:val="23"/>
          <w:szCs w:val="23"/>
          <w:rPrChange w:id="1264" w:author="Pradhul" w:date="2019-11-16T06:33:00Z">
            <w:rPr>
              <w:ins w:id="1265" w:author="Pradhul" w:date="2019-11-16T06:25:00Z"/>
            </w:rPr>
          </w:rPrChange>
        </w:rPr>
      </w:pPr>
      <w:ins w:id="1266" w:author="Pradhul" w:date="2019-11-16T06:25:00Z">
        <w:r w:rsidRPr="00273852">
          <w:rPr>
            <w:sz w:val="23"/>
            <w:szCs w:val="23"/>
            <w:rPrChange w:id="1267" w:author="Pradhul" w:date="2019-11-16T06:33:00Z">
              <w:rPr/>
            </w:rPrChange>
          </w:rPr>
          <w:t xml:space="preserve">Once beams are erected, start erecting return chutes one by one, use tested chain pulley blocks and slings for erection </w:t>
        </w:r>
      </w:ins>
    </w:p>
    <w:p w14:paraId="78A977C0" w14:textId="77777777" w:rsidR="00CB6D0A" w:rsidRPr="00273852" w:rsidRDefault="00CB6D0A" w:rsidP="00CB6D0A">
      <w:pPr>
        <w:numPr>
          <w:ilvl w:val="0"/>
          <w:numId w:val="60"/>
        </w:numPr>
        <w:tabs>
          <w:tab w:val="clear" w:pos="720"/>
          <w:tab w:val="num" w:pos="0"/>
        </w:tabs>
        <w:ind w:left="0"/>
        <w:jc w:val="both"/>
        <w:rPr>
          <w:ins w:id="1268" w:author="Pradhul" w:date="2019-11-16T06:25:00Z"/>
          <w:sz w:val="23"/>
          <w:szCs w:val="23"/>
          <w:rPrChange w:id="1269" w:author="Pradhul" w:date="2019-11-16T06:33:00Z">
            <w:rPr>
              <w:ins w:id="1270" w:author="Pradhul" w:date="2019-11-16T06:25:00Z"/>
            </w:rPr>
          </w:rPrChange>
        </w:rPr>
      </w:pPr>
      <w:ins w:id="1271" w:author="Pradhul" w:date="2019-11-16T06:25:00Z">
        <w:r w:rsidRPr="00273852">
          <w:rPr>
            <w:sz w:val="23"/>
            <w:szCs w:val="23"/>
            <w:rPrChange w:id="1272" w:author="Pradhul" w:date="2019-11-16T06:33:00Z">
              <w:rPr/>
            </w:rPrChange>
          </w:rPr>
          <w:t xml:space="preserve">Erect tail end structures after necessary repairs. </w:t>
        </w:r>
      </w:ins>
    </w:p>
    <w:p w14:paraId="1863F62A" w14:textId="77777777" w:rsidR="00CB6D0A" w:rsidRPr="00273852" w:rsidRDefault="00CB6D0A" w:rsidP="00CB6D0A">
      <w:pPr>
        <w:numPr>
          <w:ilvl w:val="0"/>
          <w:numId w:val="60"/>
        </w:numPr>
        <w:tabs>
          <w:tab w:val="clear" w:pos="720"/>
          <w:tab w:val="num" w:pos="0"/>
        </w:tabs>
        <w:ind w:left="0"/>
        <w:jc w:val="both"/>
        <w:rPr>
          <w:ins w:id="1273" w:author="Pradhul" w:date="2019-11-16T06:25:00Z"/>
          <w:sz w:val="23"/>
          <w:szCs w:val="23"/>
          <w:rPrChange w:id="1274" w:author="Pradhul" w:date="2019-11-16T06:33:00Z">
            <w:rPr>
              <w:ins w:id="1275" w:author="Pradhul" w:date="2019-11-16T06:25:00Z"/>
            </w:rPr>
          </w:rPrChange>
        </w:rPr>
      </w:pPr>
      <w:ins w:id="1276" w:author="Pradhul" w:date="2019-11-16T06:25:00Z">
        <w:r w:rsidRPr="00273852">
          <w:rPr>
            <w:sz w:val="23"/>
            <w:szCs w:val="23"/>
            <w:rPrChange w:id="1277" w:author="Pradhul" w:date="2019-11-16T06:33:00Z">
              <w:rPr/>
            </w:rPrChange>
          </w:rPr>
          <w:t xml:space="preserve">Start erecting conveyor modules, start by erecting module no. 1 (new). Check the alignment and give the required supports. </w:t>
        </w:r>
      </w:ins>
    </w:p>
    <w:p w14:paraId="4DE77503" w14:textId="77777777" w:rsidR="00CB6D0A" w:rsidRPr="00273852" w:rsidRDefault="00CB6D0A" w:rsidP="00CB6D0A">
      <w:pPr>
        <w:numPr>
          <w:ilvl w:val="0"/>
          <w:numId w:val="60"/>
        </w:numPr>
        <w:tabs>
          <w:tab w:val="clear" w:pos="720"/>
          <w:tab w:val="num" w:pos="0"/>
        </w:tabs>
        <w:ind w:left="0"/>
        <w:jc w:val="both"/>
        <w:rPr>
          <w:ins w:id="1278" w:author="Pradhul" w:date="2019-11-16T06:25:00Z"/>
          <w:sz w:val="23"/>
          <w:szCs w:val="23"/>
          <w:rPrChange w:id="1279" w:author="Pradhul" w:date="2019-11-16T06:33:00Z">
            <w:rPr>
              <w:ins w:id="1280" w:author="Pradhul" w:date="2019-11-16T06:25:00Z"/>
            </w:rPr>
          </w:rPrChange>
        </w:rPr>
      </w:pPr>
      <w:ins w:id="1281" w:author="Pradhul" w:date="2019-11-16T06:25:00Z">
        <w:r w:rsidRPr="00273852">
          <w:rPr>
            <w:sz w:val="23"/>
            <w:szCs w:val="23"/>
            <w:rPrChange w:id="1282" w:author="Pradhul" w:date="2019-11-16T06:33:00Z">
              <w:rPr/>
            </w:rPrChange>
          </w:rPr>
          <w:t xml:space="preserve">Crane to be positioned between PCM3 &amp; 4 on ladle transfer car rails for hoisting conveyor modules from Vehicle to PCM structure. </w:t>
        </w:r>
      </w:ins>
    </w:p>
    <w:p w14:paraId="4380C011" w14:textId="77777777" w:rsidR="00CB6D0A" w:rsidRPr="00273852" w:rsidRDefault="00CB6D0A" w:rsidP="00CB6D0A">
      <w:pPr>
        <w:numPr>
          <w:ilvl w:val="0"/>
          <w:numId w:val="60"/>
        </w:numPr>
        <w:tabs>
          <w:tab w:val="clear" w:pos="720"/>
          <w:tab w:val="num" w:pos="0"/>
        </w:tabs>
        <w:ind w:left="0"/>
        <w:jc w:val="both"/>
        <w:rPr>
          <w:ins w:id="1283" w:author="Pradhul" w:date="2019-11-16T06:25:00Z"/>
          <w:sz w:val="23"/>
          <w:szCs w:val="23"/>
          <w:rPrChange w:id="1284" w:author="Pradhul" w:date="2019-11-16T06:33:00Z">
            <w:rPr>
              <w:ins w:id="1285" w:author="Pradhul" w:date="2019-11-16T06:25:00Z"/>
            </w:rPr>
          </w:rPrChange>
        </w:rPr>
      </w:pPr>
      <w:ins w:id="1286" w:author="Pradhul" w:date="2019-11-16T06:25:00Z">
        <w:r w:rsidRPr="00273852">
          <w:rPr>
            <w:sz w:val="23"/>
            <w:szCs w:val="23"/>
            <w:rPrChange w:id="1287" w:author="Pradhul" w:date="2019-11-16T06:33:00Z">
              <w:rPr/>
            </w:rPrChange>
          </w:rPr>
          <w:t xml:space="preserve">Clearance should be taken from production department to stop transfer car movement. </w:t>
        </w:r>
      </w:ins>
    </w:p>
    <w:p w14:paraId="3D552D0F" w14:textId="77777777" w:rsidR="00CB6D0A" w:rsidRPr="00273852" w:rsidRDefault="00CB6D0A" w:rsidP="00CB6D0A">
      <w:pPr>
        <w:numPr>
          <w:ilvl w:val="0"/>
          <w:numId w:val="60"/>
        </w:numPr>
        <w:tabs>
          <w:tab w:val="clear" w:pos="720"/>
          <w:tab w:val="num" w:pos="0"/>
        </w:tabs>
        <w:ind w:left="0"/>
        <w:jc w:val="both"/>
        <w:rPr>
          <w:ins w:id="1288" w:author="Pradhul" w:date="2019-11-16T06:25:00Z"/>
          <w:sz w:val="23"/>
          <w:szCs w:val="23"/>
          <w:rPrChange w:id="1289" w:author="Pradhul" w:date="2019-11-16T06:33:00Z">
            <w:rPr>
              <w:ins w:id="1290" w:author="Pradhul" w:date="2019-11-16T06:25:00Z"/>
            </w:rPr>
          </w:rPrChange>
        </w:rPr>
      </w:pPr>
      <w:ins w:id="1291" w:author="Pradhul" w:date="2019-11-16T06:25:00Z">
        <w:r w:rsidRPr="00273852">
          <w:rPr>
            <w:sz w:val="23"/>
            <w:szCs w:val="23"/>
            <w:rPrChange w:id="1292" w:author="Pradhul" w:date="2019-11-16T06:33:00Z">
              <w:rPr/>
            </w:rPrChange>
          </w:rPr>
          <w:t xml:space="preserve">Similarly erect conveyor modules 2,3,4 &amp; 5. </w:t>
        </w:r>
      </w:ins>
    </w:p>
    <w:p w14:paraId="07AE6CF9" w14:textId="77777777" w:rsidR="00CB6D0A" w:rsidRPr="00273852" w:rsidRDefault="00CB6D0A" w:rsidP="00CB6D0A">
      <w:pPr>
        <w:numPr>
          <w:ilvl w:val="0"/>
          <w:numId w:val="60"/>
        </w:numPr>
        <w:tabs>
          <w:tab w:val="clear" w:pos="720"/>
          <w:tab w:val="num" w:pos="0"/>
        </w:tabs>
        <w:ind w:left="0"/>
        <w:jc w:val="both"/>
        <w:rPr>
          <w:ins w:id="1293" w:author="Pradhul" w:date="2019-11-16T06:25:00Z"/>
          <w:sz w:val="23"/>
          <w:szCs w:val="23"/>
          <w:rPrChange w:id="1294" w:author="Pradhul" w:date="2019-11-16T06:33:00Z">
            <w:rPr>
              <w:ins w:id="1295" w:author="Pradhul" w:date="2019-11-16T06:25:00Z"/>
            </w:rPr>
          </w:rPrChange>
        </w:rPr>
      </w:pPr>
      <w:ins w:id="1296" w:author="Pradhul" w:date="2019-11-16T06:25:00Z">
        <w:r w:rsidRPr="00273852">
          <w:rPr>
            <w:sz w:val="23"/>
            <w:szCs w:val="23"/>
            <w:rPrChange w:id="1297" w:author="Pradhul" w:date="2019-11-16T06:33:00Z">
              <w:rPr/>
            </w:rPrChange>
          </w:rPr>
          <w:t xml:space="preserve">Erect the new conveyor structure and weld the same to the conveyor structure. The old conveyor module no. 1 to be used for the cut part of module after module no. 5 towards head end </w:t>
        </w:r>
      </w:ins>
    </w:p>
    <w:p w14:paraId="49973BBD" w14:textId="77777777" w:rsidR="00CB6D0A" w:rsidRPr="00273852" w:rsidRDefault="00CB6D0A" w:rsidP="00CB6D0A">
      <w:pPr>
        <w:numPr>
          <w:ilvl w:val="0"/>
          <w:numId w:val="60"/>
        </w:numPr>
        <w:tabs>
          <w:tab w:val="clear" w:pos="720"/>
          <w:tab w:val="num" w:pos="0"/>
        </w:tabs>
        <w:ind w:left="0"/>
        <w:jc w:val="both"/>
        <w:rPr>
          <w:ins w:id="1298" w:author="Pradhul" w:date="2019-11-16T06:25:00Z"/>
          <w:sz w:val="23"/>
          <w:szCs w:val="23"/>
          <w:rPrChange w:id="1299" w:author="Pradhul" w:date="2019-11-16T06:33:00Z">
            <w:rPr>
              <w:ins w:id="1300" w:author="Pradhul" w:date="2019-11-16T06:25:00Z"/>
            </w:rPr>
          </w:rPrChange>
        </w:rPr>
      </w:pPr>
      <w:ins w:id="1301" w:author="Pradhul" w:date="2019-11-16T06:25:00Z">
        <w:r w:rsidRPr="00273852">
          <w:rPr>
            <w:sz w:val="23"/>
            <w:szCs w:val="23"/>
            <w:rPrChange w:id="1302" w:author="Pradhul" w:date="2019-11-16T06:33:00Z">
              <w:rPr/>
            </w:rPrChange>
          </w:rPr>
          <w:t xml:space="preserve">Erect the sprocket mounting frames and fix the sprocket. </w:t>
        </w:r>
      </w:ins>
    </w:p>
    <w:p w14:paraId="49DB8CBD" w14:textId="77777777" w:rsidR="00CB6D0A" w:rsidRPr="00273852" w:rsidRDefault="00CB6D0A" w:rsidP="00CB6D0A">
      <w:pPr>
        <w:numPr>
          <w:ilvl w:val="0"/>
          <w:numId w:val="60"/>
        </w:numPr>
        <w:tabs>
          <w:tab w:val="clear" w:pos="720"/>
          <w:tab w:val="num" w:pos="0"/>
        </w:tabs>
        <w:ind w:left="0"/>
        <w:jc w:val="both"/>
        <w:rPr>
          <w:ins w:id="1303" w:author="Pradhul" w:date="2019-11-16T06:25:00Z"/>
          <w:sz w:val="23"/>
          <w:szCs w:val="23"/>
          <w:rPrChange w:id="1304" w:author="Pradhul" w:date="2019-11-16T06:33:00Z">
            <w:rPr>
              <w:ins w:id="1305" w:author="Pradhul" w:date="2019-11-16T06:25:00Z"/>
            </w:rPr>
          </w:rPrChange>
        </w:rPr>
      </w:pPr>
      <w:ins w:id="1306" w:author="Pradhul" w:date="2019-11-16T06:25:00Z">
        <w:r w:rsidRPr="00273852">
          <w:rPr>
            <w:sz w:val="23"/>
            <w:szCs w:val="23"/>
            <w:rPrChange w:id="1307" w:author="Pradhul" w:date="2019-11-16T06:33:00Z">
              <w:rPr/>
            </w:rPrChange>
          </w:rPr>
          <w:t xml:space="preserve">Mount the gearbox frame along with gearbox and do alignment with sprocket. </w:t>
        </w:r>
      </w:ins>
    </w:p>
    <w:p w14:paraId="06B308A7" w14:textId="77777777" w:rsidR="00CB6D0A" w:rsidRPr="00273852" w:rsidRDefault="00CB6D0A" w:rsidP="00CB6D0A">
      <w:pPr>
        <w:numPr>
          <w:ilvl w:val="0"/>
          <w:numId w:val="60"/>
        </w:numPr>
        <w:tabs>
          <w:tab w:val="clear" w:pos="720"/>
          <w:tab w:val="num" w:pos="0"/>
        </w:tabs>
        <w:ind w:left="0"/>
        <w:jc w:val="both"/>
        <w:rPr>
          <w:ins w:id="1308" w:author="Pradhul" w:date="2019-11-16T06:25:00Z"/>
          <w:sz w:val="23"/>
          <w:szCs w:val="23"/>
          <w:rPrChange w:id="1309" w:author="Pradhul" w:date="2019-11-16T06:33:00Z">
            <w:rPr>
              <w:ins w:id="1310" w:author="Pradhul" w:date="2019-11-16T06:25:00Z"/>
            </w:rPr>
          </w:rPrChange>
        </w:rPr>
      </w:pPr>
      <w:ins w:id="1311" w:author="Pradhul" w:date="2019-11-16T06:25:00Z">
        <w:r w:rsidRPr="00273852">
          <w:rPr>
            <w:sz w:val="23"/>
            <w:szCs w:val="23"/>
            <w:rPrChange w:id="1312" w:author="Pradhul" w:date="2019-11-16T06:33:00Z">
              <w:rPr/>
            </w:rPrChange>
          </w:rPr>
          <w:t xml:space="preserve">Do final welding of gearbox frame with the structure. </w:t>
        </w:r>
      </w:ins>
    </w:p>
    <w:p w14:paraId="1D5FA7EA" w14:textId="77777777" w:rsidR="00CB6D0A" w:rsidRPr="00273852" w:rsidRDefault="00CB6D0A" w:rsidP="00CB6D0A">
      <w:pPr>
        <w:numPr>
          <w:ilvl w:val="0"/>
          <w:numId w:val="60"/>
        </w:numPr>
        <w:tabs>
          <w:tab w:val="clear" w:pos="720"/>
          <w:tab w:val="num" w:pos="0"/>
        </w:tabs>
        <w:ind w:left="0"/>
        <w:jc w:val="both"/>
        <w:rPr>
          <w:ins w:id="1313" w:author="Pradhul" w:date="2019-11-16T06:25:00Z"/>
          <w:sz w:val="23"/>
          <w:szCs w:val="23"/>
          <w:rPrChange w:id="1314" w:author="Pradhul" w:date="2019-11-16T06:33:00Z">
            <w:rPr>
              <w:ins w:id="1315" w:author="Pradhul" w:date="2019-11-16T06:25:00Z"/>
            </w:rPr>
          </w:rPrChange>
        </w:rPr>
      </w:pPr>
      <w:ins w:id="1316" w:author="Pradhul" w:date="2019-11-16T06:25:00Z">
        <w:r w:rsidRPr="00273852">
          <w:rPr>
            <w:sz w:val="23"/>
            <w:szCs w:val="23"/>
            <w:rPrChange w:id="1317" w:author="Pradhul" w:date="2019-11-16T06:33:00Z">
              <w:rPr/>
            </w:rPrChange>
          </w:rPr>
          <w:t xml:space="preserve">Fabricate erect all working platforms as shown in the drawing. </w:t>
        </w:r>
      </w:ins>
    </w:p>
    <w:p w14:paraId="79B98D27" w14:textId="77777777" w:rsidR="00CB6D0A" w:rsidRPr="00273852" w:rsidRDefault="00CB6D0A" w:rsidP="00CB6D0A">
      <w:pPr>
        <w:numPr>
          <w:ilvl w:val="0"/>
          <w:numId w:val="60"/>
        </w:numPr>
        <w:tabs>
          <w:tab w:val="clear" w:pos="720"/>
          <w:tab w:val="num" w:pos="0"/>
        </w:tabs>
        <w:ind w:left="0"/>
        <w:jc w:val="both"/>
        <w:rPr>
          <w:ins w:id="1318" w:author="Pradhul" w:date="2019-11-16T06:25:00Z"/>
          <w:sz w:val="23"/>
          <w:szCs w:val="23"/>
          <w:rPrChange w:id="1319" w:author="Pradhul" w:date="2019-11-16T06:33:00Z">
            <w:rPr>
              <w:ins w:id="1320" w:author="Pradhul" w:date="2019-11-16T06:25:00Z"/>
            </w:rPr>
          </w:rPrChange>
        </w:rPr>
      </w:pPr>
      <w:ins w:id="1321" w:author="Pradhul" w:date="2019-11-16T06:25:00Z">
        <w:r w:rsidRPr="00273852">
          <w:rPr>
            <w:sz w:val="23"/>
            <w:szCs w:val="23"/>
            <w:rPrChange w:id="1322" w:author="Pradhul" w:date="2019-11-16T06:33:00Z">
              <w:rPr/>
            </w:rPrChange>
          </w:rPr>
          <w:t xml:space="preserve">Fix back the hammer mounting structure and the hammer assembly. </w:t>
        </w:r>
      </w:ins>
    </w:p>
    <w:p w14:paraId="5E690681" w14:textId="77777777" w:rsidR="00CB6D0A" w:rsidRPr="00273852" w:rsidRDefault="00CB6D0A" w:rsidP="00CB6D0A">
      <w:pPr>
        <w:numPr>
          <w:ilvl w:val="0"/>
          <w:numId w:val="60"/>
        </w:numPr>
        <w:tabs>
          <w:tab w:val="clear" w:pos="720"/>
          <w:tab w:val="num" w:pos="0"/>
        </w:tabs>
        <w:ind w:left="0"/>
        <w:jc w:val="both"/>
        <w:rPr>
          <w:ins w:id="1323" w:author="Pradhul" w:date="2019-11-16T06:25:00Z"/>
          <w:sz w:val="23"/>
          <w:szCs w:val="23"/>
          <w:rPrChange w:id="1324" w:author="Pradhul" w:date="2019-11-16T06:33:00Z">
            <w:rPr>
              <w:ins w:id="1325" w:author="Pradhul" w:date="2019-11-16T06:25:00Z"/>
            </w:rPr>
          </w:rPrChange>
        </w:rPr>
      </w:pPr>
      <w:ins w:id="1326" w:author="Pradhul" w:date="2019-11-16T06:25:00Z">
        <w:r w:rsidRPr="00273852">
          <w:rPr>
            <w:sz w:val="23"/>
            <w:szCs w:val="23"/>
            <w:rPrChange w:id="1327" w:author="Pradhul" w:date="2019-11-16T06:33:00Z">
              <w:rPr/>
            </w:rPrChange>
          </w:rPr>
          <w:t xml:space="preserve">Extend the shed above the </w:t>
        </w:r>
        <w:proofErr w:type="spellStart"/>
        <w:r w:rsidRPr="00273852">
          <w:rPr>
            <w:sz w:val="23"/>
            <w:szCs w:val="23"/>
            <w:rPrChange w:id="1328" w:author="Pradhul" w:date="2019-11-16T06:33:00Z">
              <w:rPr/>
            </w:rPrChange>
          </w:rPr>
          <w:t>moulds</w:t>
        </w:r>
        <w:proofErr w:type="spellEnd"/>
        <w:r w:rsidRPr="00273852">
          <w:rPr>
            <w:sz w:val="23"/>
            <w:szCs w:val="23"/>
            <w:rPrChange w:id="1329" w:author="Pradhul" w:date="2019-11-16T06:33:00Z">
              <w:rPr/>
            </w:rPrChange>
          </w:rPr>
          <w:t xml:space="preserve"> and do sheeting jobs. Follow WI/MAINT/24. </w:t>
        </w:r>
      </w:ins>
    </w:p>
    <w:p w14:paraId="7E2B6E15" w14:textId="77777777" w:rsidR="00CB6D0A" w:rsidRPr="00273852" w:rsidRDefault="00CB6D0A" w:rsidP="00CB6D0A">
      <w:pPr>
        <w:numPr>
          <w:ilvl w:val="0"/>
          <w:numId w:val="60"/>
        </w:numPr>
        <w:tabs>
          <w:tab w:val="clear" w:pos="720"/>
          <w:tab w:val="num" w:pos="0"/>
        </w:tabs>
        <w:ind w:left="0"/>
        <w:jc w:val="both"/>
        <w:rPr>
          <w:ins w:id="1330" w:author="Pradhul" w:date="2019-11-16T06:25:00Z"/>
          <w:sz w:val="23"/>
          <w:szCs w:val="23"/>
          <w:rPrChange w:id="1331" w:author="Pradhul" w:date="2019-11-16T06:33:00Z">
            <w:rPr>
              <w:ins w:id="1332" w:author="Pradhul" w:date="2019-11-16T06:25:00Z"/>
            </w:rPr>
          </w:rPrChange>
        </w:rPr>
      </w:pPr>
      <w:ins w:id="1333" w:author="Pradhul" w:date="2019-11-16T06:25:00Z">
        <w:r w:rsidRPr="00273852">
          <w:rPr>
            <w:sz w:val="23"/>
            <w:szCs w:val="23"/>
            <w:rPrChange w:id="1334" w:author="Pradhul" w:date="2019-11-16T06:33:00Z">
              <w:rPr/>
            </w:rPrChange>
          </w:rPr>
          <w:t xml:space="preserve">Put back the chain links and </w:t>
        </w:r>
        <w:proofErr w:type="spellStart"/>
        <w:r w:rsidRPr="00273852">
          <w:rPr>
            <w:sz w:val="23"/>
            <w:szCs w:val="23"/>
            <w:rPrChange w:id="1335" w:author="Pradhul" w:date="2019-11-16T06:33:00Z">
              <w:rPr/>
            </w:rPrChange>
          </w:rPr>
          <w:t>moulds</w:t>
        </w:r>
        <w:proofErr w:type="spellEnd"/>
        <w:r w:rsidRPr="00273852">
          <w:rPr>
            <w:sz w:val="23"/>
            <w:szCs w:val="23"/>
            <w:rPrChange w:id="1336" w:author="Pradhul" w:date="2019-11-16T06:33:00Z">
              <w:rPr/>
            </w:rPrChange>
          </w:rPr>
          <w:t xml:space="preserve"> after putting back all rollers on brackets, and start the PCM. Follow procedure WI/MAINT/10 for putting the links. </w:t>
        </w:r>
      </w:ins>
    </w:p>
    <w:p w14:paraId="632B190F" w14:textId="77777777" w:rsidR="00CB6D0A" w:rsidRPr="00273852" w:rsidRDefault="00CB6D0A" w:rsidP="00CB6D0A">
      <w:pPr>
        <w:numPr>
          <w:ilvl w:val="0"/>
          <w:numId w:val="60"/>
        </w:numPr>
        <w:tabs>
          <w:tab w:val="clear" w:pos="720"/>
          <w:tab w:val="num" w:pos="0"/>
        </w:tabs>
        <w:ind w:left="0"/>
        <w:jc w:val="both"/>
        <w:rPr>
          <w:ins w:id="1337" w:author="Pradhul" w:date="2019-11-16T06:25:00Z"/>
          <w:sz w:val="23"/>
          <w:szCs w:val="23"/>
          <w:rPrChange w:id="1338" w:author="Pradhul" w:date="2019-11-16T06:33:00Z">
            <w:rPr>
              <w:ins w:id="1339" w:author="Pradhul" w:date="2019-11-16T06:25:00Z"/>
            </w:rPr>
          </w:rPrChange>
        </w:rPr>
      </w:pPr>
      <w:ins w:id="1340" w:author="Pradhul" w:date="2019-11-16T06:25:00Z">
        <w:r w:rsidRPr="00273852">
          <w:rPr>
            <w:sz w:val="23"/>
            <w:szCs w:val="23"/>
            <w:rPrChange w:id="1341" w:author="Pradhul" w:date="2019-11-16T06:33:00Z">
              <w:rPr/>
            </w:rPrChange>
          </w:rPr>
          <w:t xml:space="preserve">Connect all the new and old pipelines, </w:t>
        </w:r>
        <w:proofErr w:type="spellStart"/>
        <w:r w:rsidRPr="00273852">
          <w:rPr>
            <w:sz w:val="23"/>
            <w:szCs w:val="23"/>
            <w:rPrChange w:id="1342" w:author="Pradhul" w:date="2019-11-16T06:33:00Z">
              <w:rPr/>
            </w:rPrChange>
          </w:rPr>
          <w:t>mould</w:t>
        </w:r>
        <w:proofErr w:type="spellEnd"/>
        <w:r w:rsidRPr="00273852">
          <w:rPr>
            <w:sz w:val="23"/>
            <w:szCs w:val="23"/>
            <w:rPrChange w:id="1343" w:author="Pradhul" w:date="2019-11-16T06:33:00Z">
              <w:rPr/>
            </w:rPrChange>
          </w:rPr>
          <w:t xml:space="preserve"> cooling lines, air lines and take trials. </w:t>
        </w:r>
      </w:ins>
    </w:p>
    <w:p w14:paraId="076D30FD" w14:textId="77777777" w:rsidR="00CB6D0A" w:rsidRPr="00273852" w:rsidRDefault="00CB6D0A" w:rsidP="00CB6D0A">
      <w:pPr>
        <w:jc w:val="both"/>
        <w:rPr>
          <w:ins w:id="1344" w:author="Pradhul" w:date="2019-11-16T06:25:00Z"/>
          <w:sz w:val="23"/>
          <w:szCs w:val="23"/>
          <w:rPrChange w:id="1345" w:author="Pradhul" w:date="2019-11-16T06:33:00Z">
            <w:rPr>
              <w:ins w:id="1346" w:author="Pradhul" w:date="2019-11-16T06:25:00Z"/>
            </w:rPr>
          </w:rPrChange>
        </w:rPr>
      </w:pPr>
      <w:ins w:id="1347" w:author="Pradhul" w:date="2019-11-16T06:25:00Z">
        <w:r w:rsidRPr="00273852">
          <w:rPr>
            <w:b/>
            <w:bCs/>
            <w:sz w:val="23"/>
            <w:szCs w:val="23"/>
            <w:rPrChange w:id="1348" w:author="Pradhul" w:date="2019-11-16T06:33:00Z">
              <w:rPr>
                <w:b/>
                <w:bCs/>
              </w:rPr>
            </w:rPrChange>
          </w:rPr>
          <w:t xml:space="preserve">Work No 8:- </w:t>
        </w:r>
        <w:r w:rsidRPr="00273852">
          <w:rPr>
            <w:sz w:val="23"/>
            <w:szCs w:val="23"/>
            <w:rPrChange w:id="1349" w:author="Pradhul" w:date="2019-11-16T06:33:00Z">
              <w:rPr/>
            </w:rPrChange>
          </w:rPr>
          <w:t>Commission and Trial.</w:t>
        </w:r>
      </w:ins>
    </w:p>
    <w:p w14:paraId="02FD19E7" w14:textId="77777777" w:rsidR="00CB6D0A" w:rsidRPr="00273852" w:rsidRDefault="00CB6D0A" w:rsidP="00CB6D0A">
      <w:pPr>
        <w:numPr>
          <w:ilvl w:val="0"/>
          <w:numId w:val="61"/>
        </w:numPr>
        <w:tabs>
          <w:tab w:val="clear" w:pos="720"/>
          <w:tab w:val="num" w:pos="0"/>
        </w:tabs>
        <w:ind w:left="0"/>
        <w:jc w:val="both"/>
        <w:rPr>
          <w:ins w:id="1350" w:author="Pradhul" w:date="2019-11-16T06:25:00Z"/>
          <w:sz w:val="23"/>
          <w:szCs w:val="23"/>
          <w:rPrChange w:id="1351" w:author="Pradhul" w:date="2019-11-16T06:33:00Z">
            <w:rPr>
              <w:ins w:id="1352" w:author="Pradhul" w:date="2019-11-16T06:25:00Z"/>
            </w:rPr>
          </w:rPrChange>
        </w:rPr>
      </w:pPr>
      <w:ins w:id="1353" w:author="Pradhul" w:date="2019-11-16T06:25:00Z">
        <w:r w:rsidRPr="00273852">
          <w:rPr>
            <w:sz w:val="23"/>
            <w:szCs w:val="23"/>
            <w:rPrChange w:id="1354" w:author="Pradhul" w:date="2019-11-16T06:33:00Z">
              <w:rPr/>
            </w:rPrChange>
          </w:rPr>
          <w:t xml:space="preserve">After successful completion of erection jobs, trials will be taken for commissioning extended PCM3. </w:t>
        </w:r>
      </w:ins>
    </w:p>
    <w:p w14:paraId="42D76B0A" w14:textId="77777777" w:rsidR="00CB6D0A" w:rsidRPr="00273852" w:rsidRDefault="00CB6D0A" w:rsidP="00CB6D0A">
      <w:pPr>
        <w:pStyle w:val="standard0"/>
        <w:jc w:val="both"/>
        <w:rPr>
          <w:ins w:id="1355" w:author="Pradhul" w:date="2019-11-16T06:25:00Z"/>
          <w:sz w:val="23"/>
          <w:szCs w:val="23"/>
          <w:rPrChange w:id="1356" w:author="Pradhul" w:date="2019-11-16T06:33:00Z">
            <w:rPr>
              <w:ins w:id="1357" w:author="Pradhul" w:date="2019-11-16T06:25:00Z"/>
            </w:rPr>
          </w:rPrChange>
        </w:rPr>
      </w:pPr>
      <w:ins w:id="1358" w:author="Pradhul" w:date="2019-11-16T06:25:00Z">
        <w:r w:rsidRPr="00273852">
          <w:rPr>
            <w:b/>
            <w:bCs/>
            <w:caps/>
            <w:sz w:val="23"/>
            <w:szCs w:val="23"/>
            <w:rPrChange w:id="1359" w:author="Pradhul" w:date="2019-11-16T06:33:00Z">
              <w:rPr>
                <w:b/>
                <w:bCs/>
                <w:caps/>
              </w:rPr>
            </w:rPrChange>
          </w:rPr>
          <w:t xml:space="preserve">DO </w:t>
        </w:r>
      </w:ins>
    </w:p>
    <w:p w14:paraId="5D323A59" w14:textId="77777777" w:rsidR="00CB6D0A" w:rsidRPr="00273852" w:rsidRDefault="00CB6D0A" w:rsidP="00CB6D0A">
      <w:pPr>
        <w:pStyle w:val="standard0"/>
        <w:ind w:hanging="360"/>
        <w:jc w:val="both"/>
        <w:rPr>
          <w:ins w:id="1360" w:author="Pradhul" w:date="2019-11-16T06:25:00Z"/>
          <w:sz w:val="23"/>
          <w:szCs w:val="23"/>
          <w:rPrChange w:id="1361" w:author="Pradhul" w:date="2019-11-16T06:33:00Z">
            <w:rPr>
              <w:ins w:id="1362" w:author="Pradhul" w:date="2019-11-16T06:25:00Z"/>
            </w:rPr>
          </w:rPrChange>
        </w:rPr>
      </w:pPr>
      <w:ins w:id="1363" w:author="Pradhul" w:date="2019-11-16T06:25:00Z">
        <w:r w:rsidRPr="00273852">
          <w:rPr>
            <w:rFonts w:ascii="Symbol" w:hAnsi="Symbol"/>
            <w:sz w:val="23"/>
            <w:szCs w:val="23"/>
            <w:rPrChange w:id="1364" w:author="Pradhul" w:date="2019-11-16T06:33:00Z">
              <w:rPr>
                <w:rFonts w:ascii="Symbol" w:hAnsi="Symbol"/>
              </w:rPr>
            </w:rPrChange>
          </w:rPr>
          <w:lastRenderedPageBreak/>
          <w:t></w:t>
        </w:r>
        <w:r w:rsidRPr="00273852">
          <w:rPr>
            <w:sz w:val="23"/>
            <w:szCs w:val="23"/>
            <w:rPrChange w:id="1365" w:author="Pradhul" w:date="2019-11-16T06:33:00Z">
              <w:rPr>
                <w:sz w:val="14"/>
                <w:szCs w:val="14"/>
              </w:rPr>
            </w:rPrChange>
          </w:rPr>
          <w:t xml:space="preserve"> Follow all guide lines as per SP-44 for electrical shutdown.</w:t>
        </w:r>
      </w:ins>
    </w:p>
    <w:p w14:paraId="6AF53F65" w14:textId="77777777" w:rsidR="00CB6D0A" w:rsidRPr="00273852" w:rsidRDefault="00CB6D0A" w:rsidP="00CB6D0A">
      <w:pPr>
        <w:pStyle w:val="standard0"/>
        <w:ind w:hanging="360"/>
        <w:jc w:val="both"/>
        <w:rPr>
          <w:ins w:id="1366" w:author="Pradhul" w:date="2019-11-16T06:25:00Z"/>
          <w:sz w:val="23"/>
          <w:szCs w:val="23"/>
          <w:rPrChange w:id="1367" w:author="Pradhul" w:date="2019-11-16T06:33:00Z">
            <w:rPr>
              <w:ins w:id="1368" w:author="Pradhul" w:date="2019-11-16T06:25:00Z"/>
            </w:rPr>
          </w:rPrChange>
        </w:rPr>
      </w:pPr>
      <w:ins w:id="1369" w:author="Pradhul" w:date="2019-11-16T06:25:00Z">
        <w:r w:rsidRPr="00273852">
          <w:rPr>
            <w:rFonts w:ascii="Symbol" w:hAnsi="Symbol"/>
            <w:sz w:val="23"/>
            <w:szCs w:val="23"/>
            <w:rPrChange w:id="1370" w:author="Pradhul" w:date="2019-11-16T06:33:00Z">
              <w:rPr>
                <w:rFonts w:ascii="Symbol" w:hAnsi="Symbol"/>
              </w:rPr>
            </w:rPrChange>
          </w:rPr>
          <w:t></w:t>
        </w:r>
        <w:r w:rsidRPr="00273852">
          <w:rPr>
            <w:sz w:val="23"/>
            <w:szCs w:val="23"/>
            <w:rPrChange w:id="1371" w:author="Pradhul" w:date="2019-11-16T06:33:00Z">
              <w:rPr>
                <w:sz w:val="14"/>
                <w:szCs w:val="14"/>
              </w:rPr>
            </w:rPrChange>
          </w:rPr>
          <w:t xml:space="preserve"> Ensure one dedicated person for co-ordination and to review safety aspects from contractor side.</w:t>
        </w:r>
      </w:ins>
    </w:p>
    <w:p w14:paraId="5D8E0871" w14:textId="77777777" w:rsidR="00CB6D0A" w:rsidRPr="00273852" w:rsidRDefault="00CB6D0A" w:rsidP="00CB6D0A">
      <w:pPr>
        <w:pStyle w:val="standard0"/>
        <w:ind w:left="360" w:hanging="360"/>
        <w:jc w:val="both"/>
        <w:rPr>
          <w:ins w:id="1372" w:author="Pradhul" w:date="2019-11-16T06:25:00Z"/>
          <w:sz w:val="23"/>
          <w:szCs w:val="23"/>
          <w:rPrChange w:id="1373" w:author="Pradhul" w:date="2019-11-16T06:33:00Z">
            <w:rPr>
              <w:ins w:id="1374" w:author="Pradhul" w:date="2019-11-16T06:25:00Z"/>
            </w:rPr>
          </w:rPrChange>
        </w:rPr>
      </w:pPr>
      <w:ins w:id="1375" w:author="Pradhul" w:date="2019-11-16T06:25:00Z">
        <w:r w:rsidRPr="00273852">
          <w:rPr>
            <w:rFonts w:ascii="Symbol" w:hAnsi="Symbol"/>
            <w:sz w:val="23"/>
            <w:szCs w:val="23"/>
            <w:rPrChange w:id="1376" w:author="Pradhul" w:date="2019-11-16T06:33:00Z">
              <w:rPr>
                <w:rFonts w:ascii="Symbol" w:hAnsi="Symbol"/>
              </w:rPr>
            </w:rPrChange>
          </w:rPr>
          <w:t></w:t>
        </w:r>
        <w:r w:rsidRPr="00273852">
          <w:rPr>
            <w:sz w:val="23"/>
            <w:szCs w:val="23"/>
            <w:rPrChange w:id="1377" w:author="Pradhul" w:date="2019-11-16T06:33:00Z">
              <w:rPr>
                <w:sz w:val="14"/>
                <w:szCs w:val="14"/>
              </w:rPr>
            </w:rPrChange>
          </w:rPr>
          <w:t xml:space="preserve"> Use tested chain blocks &amp; slings only.</w:t>
        </w:r>
        <w:r w:rsidRPr="00273852">
          <w:rPr>
            <w:caps/>
            <w:sz w:val="23"/>
            <w:szCs w:val="23"/>
            <w:rPrChange w:id="1378" w:author="Pradhul" w:date="2019-11-16T06:33:00Z">
              <w:rPr>
                <w:caps/>
              </w:rPr>
            </w:rPrChange>
          </w:rPr>
          <w:t xml:space="preserve"> </w:t>
        </w:r>
      </w:ins>
    </w:p>
    <w:p w14:paraId="2CE6AF8B" w14:textId="77777777" w:rsidR="00CB6D0A" w:rsidRPr="00273852" w:rsidRDefault="00CB6D0A" w:rsidP="00CB6D0A">
      <w:pPr>
        <w:pStyle w:val="standard0"/>
        <w:ind w:left="360" w:hanging="360"/>
        <w:jc w:val="both"/>
        <w:rPr>
          <w:ins w:id="1379" w:author="Pradhul" w:date="2019-11-16T06:25:00Z"/>
          <w:sz w:val="23"/>
          <w:szCs w:val="23"/>
          <w:rPrChange w:id="1380" w:author="Pradhul" w:date="2019-11-16T06:33:00Z">
            <w:rPr>
              <w:ins w:id="1381" w:author="Pradhul" w:date="2019-11-16T06:25:00Z"/>
            </w:rPr>
          </w:rPrChange>
        </w:rPr>
      </w:pPr>
      <w:ins w:id="1382" w:author="Pradhul" w:date="2019-11-16T06:25:00Z">
        <w:r w:rsidRPr="00273852">
          <w:rPr>
            <w:rFonts w:ascii="Symbol" w:hAnsi="Symbol"/>
            <w:sz w:val="23"/>
            <w:szCs w:val="23"/>
            <w:rPrChange w:id="1383" w:author="Pradhul" w:date="2019-11-16T06:33:00Z">
              <w:rPr>
                <w:rFonts w:ascii="Symbol" w:hAnsi="Symbol"/>
              </w:rPr>
            </w:rPrChange>
          </w:rPr>
          <w:t></w:t>
        </w:r>
        <w:r w:rsidRPr="00273852">
          <w:rPr>
            <w:sz w:val="23"/>
            <w:szCs w:val="23"/>
            <w:rPrChange w:id="1384" w:author="Pradhul" w:date="2019-11-16T06:33:00Z">
              <w:rPr>
                <w:sz w:val="14"/>
                <w:szCs w:val="14"/>
              </w:rPr>
            </w:rPrChange>
          </w:rPr>
          <w:t xml:space="preserve"> Cordon the total workable area of pig casting machine.</w:t>
        </w:r>
        <w:r w:rsidRPr="00273852">
          <w:rPr>
            <w:caps/>
            <w:sz w:val="23"/>
            <w:szCs w:val="23"/>
            <w:rPrChange w:id="1385" w:author="Pradhul" w:date="2019-11-16T06:33:00Z">
              <w:rPr>
                <w:caps/>
              </w:rPr>
            </w:rPrChange>
          </w:rPr>
          <w:t xml:space="preserve"> </w:t>
        </w:r>
      </w:ins>
    </w:p>
    <w:p w14:paraId="28E92ED4" w14:textId="77777777" w:rsidR="00CB6D0A" w:rsidRPr="00273852" w:rsidRDefault="00CB6D0A" w:rsidP="00CB6D0A">
      <w:pPr>
        <w:pStyle w:val="standard0"/>
        <w:ind w:left="360" w:hanging="360"/>
        <w:jc w:val="both"/>
        <w:rPr>
          <w:ins w:id="1386" w:author="Pradhul" w:date="2019-11-16T06:25:00Z"/>
          <w:sz w:val="23"/>
          <w:szCs w:val="23"/>
          <w:rPrChange w:id="1387" w:author="Pradhul" w:date="2019-11-16T06:33:00Z">
            <w:rPr>
              <w:ins w:id="1388" w:author="Pradhul" w:date="2019-11-16T06:25:00Z"/>
            </w:rPr>
          </w:rPrChange>
        </w:rPr>
      </w:pPr>
      <w:ins w:id="1389" w:author="Pradhul" w:date="2019-11-16T06:25:00Z">
        <w:r w:rsidRPr="00273852">
          <w:rPr>
            <w:rFonts w:ascii="Symbol" w:hAnsi="Symbol"/>
            <w:sz w:val="23"/>
            <w:szCs w:val="23"/>
            <w:rPrChange w:id="1390" w:author="Pradhul" w:date="2019-11-16T06:33:00Z">
              <w:rPr>
                <w:rFonts w:ascii="Symbol" w:hAnsi="Symbol"/>
              </w:rPr>
            </w:rPrChange>
          </w:rPr>
          <w:t></w:t>
        </w:r>
        <w:r w:rsidRPr="00273852">
          <w:rPr>
            <w:sz w:val="23"/>
            <w:szCs w:val="23"/>
            <w:rPrChange w:id="1391" w:author="Pradhul" w:date="2019-11-16T06:33:00Z">
              <w:rPr>
                <w:sz w:val="14"/>
                <w:szCs w:val="14"/>
              </w:rPr>
            </w:rPrChange>
          </w:rPr>
          <w:t xml:space="preserve"> Use proper hammer for punching cut bolts. </w:t>
        </w:r>
      </w:ins>
    </w:p>
    <w:p w14:paraId="14B651DC" w14:textId="77777777" w:rsidR="00CB6D0A" w:rsidRPr="00273852" w:rsidRDefault="00CB6D0A" w:rsidP="00CB6D0A">
      <w:pPr>
        <w:pStyle w:val="standard0"/>
        <w:ind w:left="360" w:hanging="360"/>
        <w:jc w:val="both"/>
        <w:rPr>
          <w:ins w:id="1392" w:author="Pradhul" w:date="2019-11-16T06:25:00Z"/>
          <w:sz w:val="23"/>
          <w:szCs w:val="23"/>
          <w:rPrChange w:id="1393" w:author="Pradhul" w:date="2019-11-16T06:33:00Z">
            <w:rPr>
              <w:ins w:id="1394" w:author="Pradhul" w:date="2019-11-16T06:25:00Z"/>
            </w:rPr>
          </w:rPrChange>
        </w:rPr>
      </w:pPr>
      <w:ins w:id="1395" w:author="Pradhul" w:date="2019-11-16T06:25:00Z">
        <w:r w:rsidRPr="00273852">
          <w:rPr>
            <w:rFonts w:ascii="Symbol" w:hAnsi="Symbol"/>
            <w:sz w:val="23"/>
            <w:szCs w:val="23"/>
            <w:rPrChange w:id="1396" w:author="Pradhul" w:date="2019-11-16T06:33:00Z">
              <w:rPr>
                <w:rFonts w:ascii="Symbol" w:hAnsi="Symbol"/>
              </w:rPr>
            </w:rPrChange>
          </w:rPr>
          <w:t></w:t>
        </w:r>
        <w:r w:rsidRPr="00273852">
          <w:rPr>
            <w:sz w:val="23"/>
            <w:szCs w:val="23"/>
            <w:rPrChange w:id="1397" w:author="Pradhul" w:date="2019-11-16T06:33:00Z">
              <w:rPr>
                <w:sz w:val="14"/>
                <w:szCs w:val="14"/>
              </w:rPr>
            </w:rPrChange>
          </w:rPr>
          <w:t xml:space="preserve"> Return back all scrap to store. </w:t>
        </w:r>
      </w:ins>
    </w:p>
    <w:p w14:paraId="316F2C68" w14:textId="77777777" w:rsidR="00CB6D0A" w:rsidRPr="00273852" w:rsidRDefault="00CB6D0A" w:rsidP="00CB6D0A">
      <w:pPr>
        <w:pStyle w:val="standard0"/>
        <w:ind w:left="360" w:hanging="360"/>
        <w:jc w:val="both"/>
        <w:rPr>
          <w:ins w:id="1398" w:author="Pradhul" w:date="2019-11-16T06:25:00Z"/>
          <w:sz w:val="23"/>
          <w:szCs w:val="23"/>
          <w:rPrChange w:id="1399" w:author="Pradhul" w:date="2019-11-16T06:33:00Z">
            <w:rPr>
              <w:ins w:id="1400" w:author="Pradhul" w:date="2019-11-16T06:25:00Z"/>
            </w:rPr>
          </w:rPrChange>
        </w:rPr>
      </w:pPr>
      <w:ins w:id="1401" w:author="Pradhul" w:date="2019-11-16T06:25:00Z">
        <w:r w:rsidRPr="00273852">
          <w:rPr>
            <w:rFonts w:ascii="Symbol" w:hAnsi="Symbol"/>
            <w:sz w:val="23"/>
            <w:szCs w:val="23"/>
            <w:rPrChange w:id="1402" w:author="Pradhul" w:date="2019-11-16T06:33:00Z">
              <w:rPr>
                <w:rFonts w:ascii="Symbol" w:hAnsi="Symbol"/>
              </w:rPr>
            </w:rPrChange>
          </w:rPr>
          <w:t></w:t>
        </w:r>
        <w:r w:rsidRPr="00273852">
          <w:rPr>
            <w:sz w:val="23"/>
            <w:szCs w:val="23"/>
            <w:rPrChange w:id="1403" w:author="Pradhul" w:date="2019-11-16T06:33:00Z">
              <w:rPr>
                <w:sz w:val="14"/>
                <w:szCs w:val="14"/>
              </w:rPr>
            </w:rPrChange>
          </w:rPr>
          <w:t xml:space="preserve"> Avoid oil spillage while lubricating the machine. Use oil tray while carrying out lubrication activity </w:t>
        </w:r>
      </w:ins>
    </w:p>
    <w:p w14:paraId="11075033" w14:textId="77777777" w:rsidR="00CB6D0A" w:rsidRPr="00273852" w:rsidRDefault="00CB6D0A" w:rsidP="00CB6D0A">
      <w:pPr>
        <w:pStyle w:val="standard0"/>
        <w:ind w:left="360" w:hanging="360"/>
        <w:jc w:val="both"/>
        <w:rPr>
          <w:ins w:id="1404" w:author="Pradhul" w:date="2019-11-16T06:25:00Z"/>
          <w:sz w:val="23"/>
          <w:szCs w:val="23"/>
          <w:rPrChange w:id="1405" w:author="Pradhul" w:date="2019-11-16T06:33:00Z">
            <w:rPr>
              <w:ins w:id="1406" w:author="Pradhul" w:date="2019-11-16T06:25:00Z"/>
            </w:rPr>
          </w:rPrChange>
        </w:rPr>
      </w:pPr>
      <w:ins w:id="1407" w:author="Pradhul" w:date="2019-11-16T06:25:00Z">
        <w:r w:rsidRPr="00273852">
          <w:rPr>
            <w:rFonts w:ascii="Symbol" w:hAnsi="Symbol"/>
            <w:sz w:val="23"/>
            <w:szCs w:val="23"/>
            <w:rPrChange w:id="1408" w:author="Pradhul" w:date="2019-11-16T06:33:00Z">
              <w:rPr>
                <w:rFonts w:ascii="Symbol" w:hAnsi="Symbol"/>
              </w:rPr>
            </w:rPrChange>
          </w:rPr>
          <w:t></w:t>
        </w:r>
        <w:r w:rsidRPr="00273852">
          <w:rPr>
            <w:sz w:val="23"/>
            <w:szCs w:val="23"/>
            <w:rPrChange w:id="1409" w:author="Pradhul" w:date="2019-11-16T06:33:00Z">
              <w:rPr>
                <w:sz w:val="14"/>
                <w:szCs w:val="14"/>
              </w:rPr>
            </w:rPrChange>
          </w:rPr>
          <w:t xml:space="preserve"> Use completely sealed goggles while cleaning the machine with compressed air. </w:t>
        </w:r>
      </w:ins>
    </w:p>
    <w:p w14:paraId="609C73C4" w14:textId="77777777" w:rsidR="00CB6D0A" w:rsidRPr="00273852" w:rsidRDefault="00CB6D0A" w:rsidP="00CB6D0A">
      <w:pPr>
        <w:pStyle w:val="standard0"/>
        <w:ind w:left="360" w:hanging="360"/>
        <w:jc w:val="both"/>
        <w:rPr>
          <w:ins w:id="1410" w:author="Pradhul" w:date="2019-11-16T06:25:00Z"/>
          <w:sz w:val="23"/>
          <w:szCs w:val="23"/>
          <w:rPrChange w:id="1411" w:author="Pradhul" w:date="2019-11-16T06:33:00Z">
            <w:rPr>
              <w:ins w:id="1412" w:author="Pradhul" w:date="2019-11-16T06:25:00Z"/>
            </w:rPr>
          </w:rPrChange>
        </w:rPr>
      </w:pPr>
      <w:ins w:id="1413" w:author="Pradhul" w:date="2019-11-16T06:25:00Z">
        <w:r w:rsidRPr="00273852">
          <w:rPr>
            <w:rFonts w:ascii="Symbol" w:hAnsi="Symbol"/>
            <w:sz w:val="23"/>
            <w:szCs w:val="23"/>
            <w:rPrChange w:id="1414" w:author="Pradhul" w:date="2019-11-16T06:33:00Z">
              <w:rPr>
                <w:rFonts w:ascii="Symbol" w:hAnsi="Symbol"/>
              </w:rPr>
            </w:rPrChange>
          </w:rPr>
          <w:t></w:t>
        </w:r>
        <w:r w:rsidRPr="00273852">
          <w:rPr>
            <w:sz w:val="23"/>
            <w:szCs w:val="23"/>
            <w:rPrChange w:id="1415" w:author="Pradhul" w:date="2019-11-16T06:33:00Z">
              <w:rPr>
                <w:sz w:val="14"/>
                <w:szCs w:val="14"/>
              </w:rPr>
            </w:rPrChange>
          </w:rPr>
          <w:t xml:space="preserve"> Follow work instruction </w:t>
        </w:r>
        <w:r w:rsidRPr="00273852">
          <w:rPr>
            <w:sz w:val="23"/>
            <w:szCs w:val="23"/>
            <w:rPrChange w:id="1416" w:author="Pradhul" w:date="2019-11-16T06:33:00Z">
              <w:rPr>
                <w:rStyle w:val="Hyperlink"/>
              </w:rPr>
            </w:rPrChange>
          </w:rPr>
          <w:fldChar w:fldCharType="begin"/>
        </w:r>
        <w:r w:rsidRPr="00273852">
          <w:rPr>
            <w:sz w:val="23"/>
            <w:szCs w:val="23"/>
            <w:rPrChange w:id="1417" w:author="Pradhul" w:date="2019-11-16T06:33:00Z">
              <w:rPr/>
            </w:rPrChange>
          </w:rPr>
          <w:instrText xml:space="preserve"> HYPERLINK "http://sgl-panj-sp-01:8080/Documents%20and%20Settings/kapil.SGL/Local%20Settings/Temp/Temporary%20Directory%204%20for%20Work%20Instructions%20Revised.zip/WIMAINT12%20MATERIAL%20HANDLING%20.doc" </w:instrText>
        </w:r>
        <w:r w:rsidRPr="00273852">
          <w:rPr>
            <w:sz w:val="23"/>
            <w:szCs w:val="23"/>
            <w:rPrChange w:id="1418" w:author="Pradhul" w:date="2019-11-16T06:33:00Z">
              <w:rPr>
                <w:rStyle w:val="Hyperlink"/>
              </w:rPr>
            </w:rPrChange>
          </w:rPr>
          <w:fldChar w:fldCharType="separate"/>
        </w:r>
        <w:r w:rsidRPr="00273852">
          <w:rPr>
            <w:rStyle w:val="Hyperlink"/>
            <w:sz w:val="23"/>
            <w:szCs w:val="23"/>
            <w:rPrChange w:id="1419" w:author="Pradhul" w:date="2019-11-16T06:33:00Z">
              <w:rPr>
                <w:rStyle w:val="Hyperlink"/>
              </w:rPr>
            </w:rPrChange>
          </w:rPr>
          <w:t>WI/MAINT/12</w:t>
        </w:r>
        <w:r w:rsidRPr="00273852">
          <w:rPr>
            <w:rStyle w:val="Hyperlink"/>
            <w:sz w:val="23"/>
            <w:szCs w:val="23"/>
            <w:rPrChange w:id="1420" w:author="Pradhul" w:date="2019-11-16T06:33:00Z">
              <w:rPr>
                <w:rStyle w:val="Hyperlink"/>
              </w:rPr>
            </w:rPrChange>
          </w:rPr>
          <w:fldChar w:fldCharType="end"/>
        </w:r>
        <w:r w:rsidRPr="00273852">
          <w:rPr>
            <w:sz w:val="23"/>
            <w:szCs w:val="23"/>
            <w:rPrChange w:id="1421" w:author="Pradhul" w:date="2019-11-16T06:33:00Z">
              <w:rPr/>
            </w:rPrChange>
          </w:rPr>
          <w:t xml:space="preserve"> for material handling </w:t>
        </w:r>
      </w:ins>
    </w:p>
    <w:p w14:paraId="6D120BBB" w14:textId="77777777" w:rsidR="00CB6D0A" w:rsidRPr="00273852" w:rsidRDefault="00CB6D0A" w:rsidP="00CB6D0A">
      <w:pPr>
        <w:pStyle w:val="standard0"/>
        <w:ind w:left="360" w:hanging="360"/>
        <w:jc w:val="both"/>
        <w:rPr>
          <w:ins w:id="1422" w:author="Pradhul" w:date="2019-11-16T06:25:00Z"/>
          <w:sz w:val="23"/>
          <w:szCs w:val="23"/>
          <w:rPrChange w:id="1423" w:author="Pradhul" w:date="2019-11-16T06:33:00Z">
            <w:rPr>
              <w:ins w:id="1424" w:author="Pradhul" w:date="2019-11-16T06:25:00Z"/>
            </w:rPr>
          </w:rPrChange>
        </w:rPr>
      </w:pPr>
      <w:ins w:id="1425" w:author="Pradhul" w:date="2019-11-16T06:25:00Z">
        <w:r w:rsidRPr="00273852">
          <w:rPr>
            <w:rFonts w:ascii="Symbol" w:hAnsi="Symbol"/>
            <w:sz w:val="23"/>
            <w:szCs w:val="23"/>
            <w:rPrChange w:id="1426" w:author="Pradhul" w:date="2019-11-16T06:33:00Z">
              <w:rPr>
                <w:rFonts w:ascii="Symbol" w:hAnsi="Symbol"/>
              </w:rPr>
            </w:rPrChange>
          </w:rPr>
          <w:t></w:t>
        </w:r>
        <w:r w:rsidRPr="00273852">
          <w:rPr>
            <w:sz w:val="23"/>
            <w:szCs w:val="23"/>
            <w:rPrChange w:id="1427" w:author="Pradhul" w:date="2019-11-16T06:33:00Z">
              <w:rPr>
                <w:sz w:val="14"/>
                <w:szCs w:val="14"/>
              </w:rPr>
            </w:rPrChange>
          </w:rPr>
          <w:t xml:space="preserve"> Stay away from the lifted </w:t>
        </w:r>
        <w:proofErr w:type="spellStart"/>
        <w:r w:rsidRPr="00273852">
          <w:rPr>
            <w:sz w:val="23"/>
            <w:szCs w:val="23"/>
            <w:rPrChange w:id="1428" w:author="Pradhul" w:date="2019-11-16T06:33:00Z">
              <w:rPr>
                <w:sz w:val="14"/>
                <w:szCs w:val="14"/>
              </w:rPr>
            </w:rPrChange>
          </w:rPr>
          <w:t>mould</w:t>
        </w:r>
        <w:proofErr w:type="spellEnd"/>
        <w:r w:rsidRPr="00273852">
          <w:rPr>
            <w:sz w:val="23"/>
            <w:szCs w:val="23"/>
            <w:rPrChange w:id="1429" w:author="Pradhul" w:date="2019-11-16T06:33:00Z">
              <w:rPr>
                <w:sz w:val="14"/>
                <w:szCs w:val="14"/>
              </w:rPr>
            </w:rPrChange>
          </w:rPr>
          <w:t xml:space="preserve"> or other lifted items. </w:t>
        </w:r>
      </w:ins>
    </w:p>
    <w:p w14:paraId="6858E37E" w14:textId="77777777" w:rsidR="00CB6D0A" w:rsidRPr="00273852" w:rsidRDefault="00CB6D0A" w:rsidP="00CB6D0A">
      <w:pPr>
        <w:pStyle w:val="standard0"/>
        <w:ind w:left="360" w:hanging="360"/>
        <w:jc w:val="both"/>
        <w:rPr>
          <w:ins w:id="1430" w:author="Pradhul" w:date="2019-11-16T06:25:00Z"/>
          <w:sz w:val="23"/>
          <w:szCs w:val="23"/>
          <w:rPrChange w:id="1431" w:author="Pradhul" w:date="2019-11-16T06:33:00Z">
            <w:rPr>
              <w:ins w:id="1432" w:author="Pradhul" w:date="2019-11-16T06:25:00Z"/>
            </w:rPr>
          </w:rPrChange>
        </w:rPr>
      </w:pPr>
      <w:ins w:id="1433" w:author="Pradhul" w:date="2019-11-16T06:25:00Z">
        <w:r w:rsidRPr="00273852">
          <w:rPr>
            <w:rFonts w:ascii="Symbol" w:hAnsi="Symbol"/>
            <w:sz w:val="23"/>
            <w:szCs w:val="23"/>
            <w:rPrChange w:id="1434" w:author="Pradhul" w:date="2019-11-16T06:33:00Z">
              <w:rPr>
                <w:rFonts w:ascii="Symbol" w:hAnsi="Symbol"/>
              </w:rPr>
            </w:rPrChange>
          </w:rPr>
          <w:t></w:t>
        </w:r>
        <w:r w:rsidRPr="00273852">
          <w:rPr>
            <w:sz w:val="23"/>
            <w:szCs w:val="23"/>
            <w:rPrChange w:id="1435" w:author="Pradhul" w:date="2019-11-16T06:33:00Z">
              <w:rPr>
                <w:sz w:val="14"/>
                <w:szCs w:val="14"/>
              </w:rPr>
            </w:rPrChange>
          </w:rPr>
          <w:t xml:space="preserve"> Check all studs/nuts/lock nuts for tightness during monthly checking of all hoists </w:t>
        </w:r>
      </w:ins>
    </w:p>
    <w:p w14:paraId="351C3B9B" w14:textId="77777777" w:rsidR="00CB6D0A" w:rsidRPr="00273852" w:rsidRDefault="00CB6D0A" w:rsidP="00CB6D0A">
      <w:pPr>
        <w:pStyle w:val="msolistparagraph0"/>
        <w:ind w:left="360" w:hanging="360"/>
        <w:rPr>
          <w:ins w:id="1436" w:author="Pradhul" w:date="2019-11-16T06:25:00Z"/>
          <w:sz w:val="23"/>
          <w:szCs w:val="23"/>
        </w:rPr>
      </w:pPr>
      <w:ins w:id="1437" w:author="Pradhul" w:date="2019-11-16T06:25:00Z">
        <w:r w:rsidRPr="00273852">
          <w:rPr>
            <w:rFonts w:ascii="Symbol" w:hAnsi="Symbol"/>
            <w:sz w:val="23"/>
            <w:szCs w:val="23"/>
            <w:rPrChange w:id="1438" w:author="Pradhul" w:date="2019-11-16T06:33:00Z">
              <w:rPr>
                <w:rFonts w:ascii="Symbol" w:hAnsi="Symbol"/>
                <w:sz w:val="20"/>
                <w:szCs w:val="20"/>
              </w:rPr>
            </w:rPrChange>
          </w:rPr>
          <w:t></w:t>
        </w:r>
        <w:r w:rsidRPr="00273852">
          <w:rPr>
            <w:sz w:val="23"/>
            <w:szCs w:val="23"/>
            <w:rPrChange w:id="1439" w:author="Pradhul" w:date="2019-11-16T06:33:00Z">
              <w:rPr>
                <w:sz w:val="14"/>
                <w:szCs w:val="14"/>
              </w:rPr>
            </w:rPrChange>
          </w:rPr>
          <w:t xml:space="preserve"> </w:t>
        </w:r>
        <w:r w:rsidRPr="00273852">
          <w:rPr>
            <w:sz w:val="23"/>
            <w:szCs w:val="23"/>
            <w:lang w:val="en-IN"/>
          </w:rPr>
          <w:t xml:space="preserve">Ensure that LOTO lock is put while working on PCM and PCM lime pump during nozzle cleaning. </w:t>
        </w:r>
      </w:ins>
    </w:p>
    <w:p w14:paraId="17277331" w14:textId="77777777" w:rsidR="00CB6D0A" w:rsidRPr="00273852" w:rsidRDefault="00CB6D0A" w:rsidP="00CB6D0A">
      <w:pPr>
        <w:pStyle w:val="msolistparagraphcxspmiddle"/>
        <w:ind w:left="360" w:hanging="360"/>
        <w:rPr>
          <w:ins w:id="1440" w:author="Pradhul" w:date="2019-11-16T06:25:00Z"/>
          <w:sz w:val="23"/>
          <w:szCs w:val="23"/>
        </w:rPr>
      </w:pPr>
      <w:ins w:id="1441"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Wear safety belt while working on PCM hammer by standing on mould. </w:t>
        </w:r>
      </w:ins>
    </w:p>
    <w:p w14:paraId="5F7AD605" w14:textId="77777777" w:rsidR="00CB6D0A" w:rsidRPr="00273852" w:rsidRDefault="00CB6D0A" w:rsidP="00CB6D0A">
      <w:pPr>
        <w:pStyle w:val="msolistparagraphcxspmiddlecxspmiddle"/>
        <w:ind w:left="360" w:hanging="360"/>
        <w:rPr>
          <w:ins w:id="1442" w:author="Pradhul" w:date="2019-11-16T06:25:00Z"/>
          <w:sz w:val="23"/>
          <w:szCs w:val="23"/>
        </w:rPr>
      </w:pPr>
      <w:ins w:id="1443"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Wear safety goggles while doing chipping during mould changing. </w:t>
        </w:r>
      </w:ins>
    </w:p>
    <w:p w14:paraId="06717901" w14:textId="77777777" w:rsidR="00CB6D0A" w:rsidRPr="00273852" w:rsidRDefault="00CB6D0A" w:rsidP="00CB6D0A">
      <w:pPr>
        <w:pStyle w:val="msolistparagraphcxspmiddlecxspmiddle"/>
        <w:ind w:left="360" w:hanging="360"/>
        <w:rPr>
          <w:ins w:id="1444" w:author="Pradhul" w:date="2019-11-16T06:25:00Z"/>
          <w:sz w:val="23"/>
          <w:szCs w:val="23"/>
        </w:rPr>
      </w:pPr>
      <w:ins w:id="1445" w:author="Pradhul" w:date="2019-11-16T06:25:00Z">
        <w:r w:rsidRPr="00273852">
          <w:rPr>
            <w:rFonts w:ascii="Symbol" w:hAnsi="Symbol"/>
            <w:sz w:val="23"/>
            <w:szCs w:val="23"/>
          </w:rPr>
          <w:t></w:t>
        </w:r>
        <w:r w:rsidRPr="00273852">
          <w:rPr>
            <w:sz w:val="23"/>
            <w:szCs w:val="23"/>
          </w:rPr>
          <w:t xml:space="preserve"> Stay away from the lifted </w:t>
        </w:r>
        <w:proofErr w:type="spellStart"/>
        <w:r w:rsidRPr="00273852">
          <w:rPr>
            <w:sz w:val="23"/>
            <w:szCs w:val="23"/>
          </w:rPr>
          <w:t>mould</w:t>
        </w:r>
        <w:proofErr w:type="spellEnd"/>
        <w:r w:rsidRPr="00273852">
          <w:rPr>
            <w:sz w:val="23"/>
            <w:szCs w:val="23"/>
          </w:rPr>
          <w:t xml:space="preserve"> or other lifted items and from the swing area of the 3T hoist while in operation. </w:t>
        </w:r>
      </w:ins>
    </w:p>
    <w:p w14:paraId="4A3BC027" w14:textId="77777777" w:rsidR="00CB6D0A" w:rsidRPr="00273852" w:rsidRDefault="00CB6D0A" w:rsidP="00CB6D0A">
      <w:pPr>
        <w:pStyle w:val="msolistparagraphcxspmiddlecxspmiddle"/>
        <w:ind w:left="360" w:hanging="360"/>
        <w:rPr>
          <w:ins w:id="1446" w:author="Pradhul" w:date="2019-11-16T06:25:00Z"/>
          <w:sz w:val="23"/>
          <w:szCs w:val="23"/>
        </w:rPr>
      </w:pPr>
      <w:ins w:id="1447" w:author="Pradhul" w:date="2019-11-16T06:25:00Z">
        <w:r w:rsidRPr="00273852">
          <w:rPr>
            <w:rFonts w:ascii="Symbol" w:hAnsi="Symbol"/>
            <w:sz w:val="23"/>
            <w:szCs w:val="23"/>
          </w:rPr>
          <w:t></w:t>
        </w:r>
        <w:r w:rsidRPr="00273852">
          <w:rPr>
            <w:sz w:val="23"/>
            <w:szCs w:val="23"/>
          </w:rPr>
          <w:t xml:space="preserve"> Use complete sealed goggle while nozzle changing/cleaning. </w:t>
        </w:r>
      </w:ins>
    </w:p>
    <w:p w14:paraId="7147791F" w14:textId="77777777" w:rsidR="00CB6D0A" w:rsidRPr="00273852" w:rsidRDefault="00CB6D0A" w:rsidP="00CB6D0A">
      <w:pPr>
        <w:pStyle w:val="msolistparagraphcxspmiddlecxspmiddle"/>
        <w:ind w:left="360" w:hanging="360"/>
        <w:rPr>
          <w:ins w:id="1448" w:author="Pradhul" w:date="2019-11-16T06:25:00Z"/>
          <w:sz w:val="23"/>
          <w:szCs w:val="23"/>
        </w:rPr>
      </w:pPr>
      <w:ins w:id="1449" w:author="Pradhul" w:date="2019-11-16T06:25:00Z">
        <w:r w:rsidRPr="00273852">
          <w:rPr>
            <w:rFonts w:ascii="Symbol" w:hAnsi="Symbol"/>
            <w:sz w:val="23"/>
            <w:szCs w:val="23"/>
          </w:rPr>
          <w:t></w:t>
        </w:r>
        <w:r w:rsidRPr="00273852">
          <w:rPr>
            <w:sz w:val="23"/>
            <w:szCs w:val="23"/>
          </w:rPr>
          <w:t xml:space="preserve"> Ensure </w:t>
        </w:r>
        <w:proofErr w:type="spellStart"/>
        <w:r w:rsidRPr="00273852">
          <w:rPr>
            <w:sz w:val="23"/>
            <w:szCs w:val="23"/>
          </w:rPr>
          <w:t>mould</w:t>
        </w:r>
        <w:proofErr w:type="spellEnd"/>
        <w:r w:rsidRPr="00273852">
          <w:rPr>
            <w:sz w:val="23"/>
            <w:szCs w:val="23"/>
          </w:rPr>
          <w:t xml:space="preserve"> is not hot before climbing over it </w:t>
        </w:r>
      </w:ins>
    </w:p>
    <w:p w14:paraId="5DFE9C1C" w14:textId="77777777" w:rsidR="00CB6D0A" w:rsidRPr="00273852" w:rsidRDefault="00CB6D0A" w:rsidP="00CB6D0A">
      <w:pPr>
        <w:pStyle w:val="msolistparagraphcxspmiddlecxspmiddle"/>
        <w:ind w:left="360" w:hanging="360"/>
        <w:rPr>
          <w:ins w:id="1450" w:author="Pradhul" w:date="2019-11-16T06:25:00Z"/>
          <w:sz w:val="23"/>
          <w:szCs w:val="23"/>
        </w:rPr>
      </w:pPr>
      <w:ins w:id="1451" w:author="Pradhul" w:date="2019-11-16T06:25:00Z">
        <w:r w:rsidRPr="00273852">
          <w:rPr>
            <w:rFonts w:ascii="Symbol" w:hAnsi="Symbol"/>
            <w:sz w:val="23"/>
            <w:szCs w:val="23"/>
          </w:rPr>
          <w:t></w:t>
        </w:r>
        <w:r w:rsidRPr="00273852">
          <w:rPr>
            <w:sz w:val="23"/>
            <w:szCs w:val="23"/>
          </w:rPr>
          <w:t xml:space="preserve"> Lock both chains with sling/ chain pulley block before removing pin </w:t>
        </w:r>
      </w:ins>
    </w:p>
    <w:p w14:paraId="0BB7D623" w14:textId="77777777" w:rsidR="00CB6D0A" w:rsidRPr="00273852" w:rsidRDefault="00CB6D0A" w:rsidP="00CB6D0A">
      <w:pPr>
        <w:pStyle w:val="msolistparagraphcxspmiddlecxspmiddle"/>
        <w:ind w:left="360" w:hanging="360"/>
        <w:rPr>
          <w:ins w:id="1452" w:author="Pradhul" w:date="2019-11-16T06:25:00Z"/>
          <w:sz w:val="23"/>
          <w:szCs w:val="23"/>
        </w:rPr>
      </w:pPr>
      <w:ins w:id="1453" w:author="Pradhul" w:date="2019-11-16T06:25:00Z">
        <w:r w:rsidRPr="00273852">
          <w:rPr>
            <w:rFonts w:ascii="Symbol" w:hAnsi="Symbol"/>
            <w:sz w:val="23"/>
            <w:szCs w:val="23"/>
          </w:rPr>
          <w:t></w:t>
        </w:r>
        <w:r w:rsidRPr="00273852">
          <w:rPr>
            <w:sz w:val="23"/>
            <w:szCs w:val="23"/>
          </w:rPr>
          <w:t xml:space="preserve"> Check the slings before lifting </w:t>
        </w:r>
        <w:proofErr w:type="spellStart"/>
        <w:r w:rsidRPr="00273852">
          <w:rPr>
            <w:sz w:val="23"/>
            <w:szCs w:val="23"/>
          </w:rPr>
          <w:t>mould</w:t>
        </w:r>
        <w:proofErr w:type="spellEnd"/>
        <w:r w:rsidRPr="00273852">
          <w:rPr>
            <w:sz w:val="23"/>
            <w:szCs w:val="23"/>
          </w:rPr>
          <w:t xml:space="preserve"> </w:t>
        </w:r>
      </w:ins>
    </w:p>
    <w:p w14:paraId="269EA8C6" w14:textId="77777777" w:rsidR="00CB6D0A" w:rsidRPr="00273852" w:rsidRDefault="00CB6D0A" w:rsidP="00CB6D0A">
      <w:pPr>
        <w:pStyle w:val="msolistparagraphcxspmiddlecxspmiddle"/>
        <w:ind w:left="360" w:hanging="360"/>
        <w:rPr>
          <w:ins w:id="1454" w:author="Pradhul" w:date="2019-11-16T06:25:00Z"/>
          <w:sz w:val="23"/>
          <w:szCs w:val="23"/>
        </w:rPr>
      </w:pPr>
      <w:ins w:id="1455" w:author="Pradhul" w:date="2019-11-16T06:25:00Z">
        <w:r w:rsidRPr="00273852">
          <w:rPr>
            <w:rFonts w:ascii="Symbol" w:hAnsi="Symbol"/>
            <w:sz w:val="23"/>
            <w:szCs w:val="23"/>
          </w:rPr>
          <w:t></w:t>
        </w:r>
        <w:r w:rsidRPr="00273852">
          <w:rPr>
            <w:sz w:val="23"/>
            <w:szCs w:val="23"/>
          </w:rPr>
          <w:t xml:space="preserve"> Wear goggles in PCM area </w:t>
        </w:r>
      </w:ins>
    </w:p>
    <w:p w14:paraId="2FBD8647" w14:textId="77777777" w:rsidR="00CB6D0A" w:rsidRPr="00273852" w:rsidRDefault="00CB6D0A" w:rsidP="00CB6D0A">
      <w:pPr>
        <w:pStyle w:val="msolistparagraphcxspmiddlecxspmiddle"/>
        <w:ind w:left="360" w:hanging="360"/>
        <w:rPr>
          <w:ins w:id="1456" w:author="Pradhul" w:date="2019-11-16T06:25:00Z"/>
          <w:sz w:val="23"/>
          <w:szCs w:val="23"/>
        </w:rPr>
      </w:pPr>
      <w:ins w:id="1457" w:author="Pradhul" w:date="2019-11-16T06:25:00Z">
        <w:r w:rsidRPr="00273852">
          <w:rPr>
            <w:rFonts w:ascii="Symbol" w:hAnsi="Symbol"/>
            <w:sz w:val="23"/>
            <w:szCs w:val="23"/>
          </w:rPr>
          <w:lastRenderedPageBreak/>
          <w:t></w:t>
        </w:r>
        <w:r w:rsidRPr="00273852">
          <w:rPr>
            <w:sz w:val="23"/>
            <w:szCs w:val="23"/>
          </w:rPr>
          <w:t xml:space="preserve"> </w:t>
        </w:r>
        <w:r w:rsidRPr="00273852">
          <w:rPr>
            <w:sz w:val="23"/>
            <w:szCs w:val="23"/>
            <w:lang w:val="en-IN"/>
          </w:rPr>
          <w:t xml:space="preserve">Alert of moving machineries like ladle transfer car, wheel loader, truck and cranes </w:t>
        </w:r>
      </w:ins>
    </w:p>
    <w:p w14:paraId="14D51D2C" w14:textId="77777777" w:rsidR="00CB6D0A" w:rsidRPr="00273852" w:rsidRDefault="00CB6D0A" w:rsidP="00CB6D0A">
      <w:pPr>
        <w:pStyle w:val="msolistparagraphcxspmiddlecxspmiddle"/>
        <w:ind w:left="360" w:hanging="360"/>
        <w:rPr>
          <w:ins w:id="1458" w:author="Pradhul" w:date="2019-11-16T06:25:00Z"/>
          <w:sz w:val="23"/>
          <w:szCs w:val="23"/>
        </w:rPr>
      </w:pPr>
      <w:ins w:id="1459"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Use proper tools </w:t>
        </w:r>
      </w:ins>
    </w:p>
    <w:p w14:paraId="4ECCF07C" w14:textId="77777777" w:rsidR="00CB6D0A" w:rsidRPr="00273852" w:rsidRDefault="00CB6D0A" w:rsidP="00CB6D0A">
      <w:pPr>
        <w:pStyle w:val="msolistparagraphcxspmiddlecxspmiddle"/>
        <w:ind w:left="360" w:hanging="360"/>
        <w:rPr>
          <w:ins w:id="1460" w:author="Pradhul" w:date="2019-11-16T06:25:00Z"/>
          <w:sz w:val="23"/>
          <w:szCs w:val="23"/>
        </w:rPr>
      </w:pPr>
      <w:ins w:id="1461"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Use tested cutting set, slings, welding machine, jacks, D-shackle, chain pulley </w:t>
        </w:r>
      </w:ins>
    </w:p>
    <w:p w14:paraId="2732942C" w14:textId="77777777" w:rsidR="00CB6D0A" w:rsidRPr="00273852" w:rsidRDefault="00CB6D0A" w:rsidP="00CB6D0A">
      <w:pPr>
        <w:pStyle w:val="msolistparagraphcxspmiddlecxspmiddle"/>
        <w:ind w:left="360" w:hanging="360"/>
        <w:rPr>
          <w:ins w:id="1462" w:author="Pradhul" w:date="2019-11-16T06:25:00Z"/>
          <w:sz w:val="23"/>
          <w:szCs w:val="23"/>
        </w:rPr>
      </w:pPr>
      <w:ins w:id="1463"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Fix back guards after completion of job </w:t>
        </w:r>
      </w:ins>
    </w:p>
    <w:p w14:paraId="5A6B2EA1" w14:textId="77777777" w:rsidR="00CB6D0A" w:rsidRPr="00273852" w:rsidRDefault="00CB6D0A" w:rsidP="00CB6D0A">
      <w:pPr>
        <w:pStyle w:val="msolistparagraphcxspmiddlecxspmiddle"/>
        <w:ind w:left="360" w:hanging="360"/>
        <w:rPr>
          <w:ins w:id="1464" w:author="Pradhul" w:date="2019-11-16T06:25:00Z"/>
          <w:sz w:val="23"/>
          <w:szCs w:val="23"/>
        </w:rPr>
      </w:pPr>
      <w:ins w:id="1465"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Ensure that while working in PCM discharge side, area is barricaded and care is taken during movement of 25/12T crane, ladle transfer car, HITACHI movement during ladle cleaning, etc. </w:t>
        </w:r>
      </w:ins>
    </w:p>
    <w:p w14:paraId="5CE8BDBD" w14:textId="77777777" w:rsidR="00CB6D0A" w:rsidRPr="00273852" w:rsidRDefault="00CB6D0A" w:rsidP="00CB6D0A">
      <w:pPr>
        <w:pStyle w:val="msolistparagraphcxspmiddlecxspmiddle"/>
        <w:ind w:left="360" w:hanging="360"/>
        <w:rPr>
          <w:ins w:id="1466" w:author="Pradhul" w:date="2019-11-16T06:25:00Z"/>
          <w:sz w:val="23"/>
          <w:szCs w:val="23"/>
        </w:rPr>
      </w:pPr>
      <w:ins w:id="1467"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Remove the hose pipe for compressed air inlet for diverter chute movement while working on diverter chute or for pneumatic cylinder replacement </w:t>
        </w:r>
      </w:ins>
    </w:p>
    <w:p w14:paraId="67C3E109" w14:textId="77777777" w:rsidR="00CB6D0A" w:rsidRPr="00273852" w:rsidRDefault="00CB6D0A" w:rsidP="00CB6D0A">
      <w:pPr>
        <w:pStyle w:val="msolistparagraphcxspmiddlecxspmiddle"/>
        <w:ind w:left="360" w:hanging="360"/>
        <w:rPr>
          <w:ins w:id="1468" w:author="Pradhul" w:date="2019-11-16T06:25:00Z"/>
          <w:sz w:val="23"/>
          <w:szCs w:val="23"/>
        </w:rPr>
      </w:pPr>
      <w:ins w:id="1469"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Maintenance workmen going to work on burnt lime handling equipment should compulsorily wear appropriate PPE like long sleeve apron including fully covered goggles &amp; also should apply coconut oil to the exposed body parts. </w:t>
        </w:r>
      </w:ins>
    </w:p>
    <w:p w14:paraId="609D0D41" w14:textId="77777777" w:rsidR="00CB6D0A" w:rsidRPr="00273852" w:rsidRDefault="00CB6D0A" w:rsidP="00CB6D0A">
      <w:pPr>
        <w:pStyle w:val="msolistparagraphcxspmiddlecxspmiddle"/>
        <w:ind w:left="360" w:hanging="360"/>
        <w:rPr>
          <w:ins w:id="1470" w:author="Pradhul" w:date="2019-11-16T06:25:00Z"/>
          <w:sz w:val="23"/>
          <w:szCs w:val="23"/>
        </w:rPr>
      </w:pPr>
      <w:ins w:id="1471"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Take direction trials before commissioning any motor drives by inching operation </w:t>
        </w:r>
      </w:ins>
    </w:p>
    <w:p w14:paraId="0412618A" w14:textId="77777777" w:rsidR="00CB6D0A" w:rsidRPr="00273852" w:rsidRDefault="00CB6D0A" w:rsidP="00CB6D0A">
      <w:pPr>
        <w:pStyle w:val="msolistparagraphcxspmiddle"/>
        <w:ind w:left="360" w:hanging="360"/>
        <w:rPr>
          <w:ins w:id="1472" w:author="Pradhul" w:date="2019-11-16T06:25:00Z"/>
          <w:sz w:val="23"/>
          <w:szCs w:val="23"/>
        </w:rPr>
      </w:pPr>
      <w:ins w:id="1473"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Ensure food home keeping.</w:t>
        </w:r>
      </w:ins>
    </w:p>
    <w:p w14:paraId="5034A653" w14:textId="77777777" w:rsidR="00CB6D0A" w:rsidRPr="00273852" w:rsidRDefault="00CB6D0A" w:rsidP="00CB6D0A">
      <w:pPr>
        <w:pStyle w:val="standard0"/>
        <w:jc w:val="both"/>
        <w:rPr>
          <w:ins w:id="1474" w:author="Pradhul" w:date="2019-11-16T06:25:00Z"/>
          <w:sz w:val="23"/>
          <w:szCs w:val="23"/>
        </w:rPr>
      </w:pPr>
      <w:ins w:id="1475" w:author="Pradhul" w:date="2019-11-16T06:25:00Z">
        <w:r w:rsidRPr="00273852">
          <w:rPr>
            <w:b/>
            <w:bCs/>
            <w:sz w:val="23"/>
            <w:szCs w:val="23"/>
          </w:rPr>
          <w:t xml:space="preserve">DO NOT </w:t>
        </w:r>
      </w:ins>
    </w:p>
    <w:p w14:paraId="0EDDAB07" w14:textId="77777777" w:rsidR="00CB6D0A" w:rsidRPr="00273852" w:rsidRDefault="00CB6D0A" w:rsidP="00CB6D0A">
      <w:pPr>
        <w:pStyle w:val="standard0"/>
        <w:ind w:left="360" w:hanging="360"/>
        <w:jc w:val="both"/>
        <w:rPr>
          <w:ins w:id="1476" w:author="Pradhul" w:date="2019-11-16T06:25:00Z"/>
          <w:sz w:val="23"/>
          <w:szCs w:val="23"/>
          <w:rPrChange w:id="1477" w:author="Pradhul" w:date="2019-11-16T06:33:00Z">
            <w:rPr>
              <w:ins w:id="1478" w:author="Pradhul" w:date="2019-11-16T06:25:00Z"/>
            </w:rPr>
          </w:rPrChange>
        </w:rPr>
      </w:pPr>
      <w:ins w:id="1479" w:author="Pradhul" w:date="2019-11-16T06:25:00Z">
        <w:r w:rsidRPr="00273852">
          <w:rPr>
            <w:rFonts w:ascii="Symbol" w:hAnsi="Symbol"/>
            <w:sz w:val="23"/>
            <w:szCs w:val="23"/>
          </w:rPr>
          <w:t></w:t>
        </w:r>
        <w:r w:rsidRPr="00273852">
          <w:rPr>
            <w:sz w:val="23"/>
            <w:szCs w:val="23"/>
          </w:rPr>
          <w:t xml:space="preserve"> </w:t>
        </w:r>
        <w:r w:rsidRPr="00273852">
          <w:rPr>
            <w:sz w:val="23"/>
            <w:szCs w:val="23"/>
            <w:rPrChange w:id="1480" w:author="Pradhul" w:date="2019-11-16T06:33:00Z">
              <w:rPr/>
            </w:rPrChange>
          </w:rPr>
          <w:t xml:space="preserve">Cool the </w:t>
        </w:r>
        <w:proofErr w:type="spellStart"/>
        <w:r w:rsidRPr="00273852">
          <w:rPr>
            <w:sz w:val="23"/>
            <w:szCs w:val="23"/>
            <w:rPrChange w:id="1481" w:author="Pradhul" w:date="2019-11-16T06:33:00Z">
              <w:rPr/>
            </w:rPrChange>
          </w:rPr>
          <w:t>mould</w:t>
        </w:r>
        <w:proofErr w:type="spellEnd"/>
        <w:r w:rsidRPr="00273852">
          <w:rPr>
            <w:sz w:val="23"/>
            <w:szCs w:val="23"/>
            <w:rPrChange w:id="1482" w:author="Pradhul" w:date="2019-11-16T06:33:00Z">
              <w:rPr/>
            </w:rPrChange>
          </w:rPr>
          <w:t xml:space="preserve"> using water. </w:t>
        </w:r>
      </w:ins>
    </w:p>
    <w:p w14:paraId="68F6DC18" w14:textId="77777777" w:rsidR="00CB6D0A" w:rsidRPr="00273852" w:rsidRDefault="00CB6D0A" w:rsidP="00CB6D0A">
      <w:pPr>
        <w:pStyle w:val="standard0"/>
        <w:ind w:left="360" w:hanging="360"/>
        <w:jc w:val="both"/>
        <w:rPr>
          <w:ins w:id="1483" w:author="Pradhul" w:date="2019-11-16T06:25:00Z"/>
          <w:sz w:val="23"/>
          <w:szCs w:val="23"/>
          <w:rPrChange w:id="1484" w:author="Pradhul" w:date="2019-11-16T06:33:00Z">
            <w:rPr>
              <w:ins w:id="1485" w:author="Pradhul" w:date="2019-11-16T06:25:00Z"/>
            </w:rPr>
          </w:rPrChange>
        </w:rPr>
      </w:pPr>
      <w:ins w:id="1486" w:author="Pradhul" w:date="2019-11-16T06:25:00Z">
        <w:r w:rsidRPr="00273852">
          <w:rPr>
            <w:rFonts w:ascii="Symbol" w:hAnsi="Symbol"/>
            <w:sz w:val="23"/>
            <w:szCs w:val="23"/>
            <w:rPrChange w:id="1487" w:author="Pradhul" w:date="2019-11-16T06:33:00Z">
              <w:rPr>
                <w:rFonts w:ascii="Symbol" w:hAnsi="Symbol"/>
              </w:rPr>
            </w:rPrChange>
          </w:rPr>
          <w:t></w:t>
        </w:r>
        <w:r w:rsidRPr="00273852">
          <w:rPr>
            <w:sz w:val="23"/>
            <w:szCs w:val="23"/>
            <w:rPrChange w:id="1488" w:author="Pradhul" w:date="2019-11-16T06:33:00Z">
              <w:rPr>
                <w:sz w:val="14"/>
                <w:szCs w:val="14"/>
              </w:rPr>
            </w:rPrChange>
          </w:rPr>
          <w:t xml:space="preserve"> Stand below the hoist during operation/</w:t>
        </w:r>
        <w:proofErr w:type="spellStart"/>
        <w:r w:rsidRPr="00273852">
          <w:rPr>
            <w:sz w:val="23"/>
            <w:szCs w:val="23"/>
            <w:rPrChange w:id="1489" w:author="Pradhul" w:date="2019-11-16T06:33:00Z">
              <w:rPr>
                <w:sz w:val="14"/>
                <w:szCs w:val="14"/>
              </w:rPr>
            </w:rPrChange>
          </w:rPr>
          <w:t>mould</w:t>
        </w:r>
        <w:proofErr w:type="spellEnd"/>
        <w:r w:rsidRPr="00273852">
          <w:rPr>
            <w:sz w:val="23"/>
            <w:szCs w:val="23"/>
            <w:rPrChange w:id="1490" w:author="Pradhul" w:date="2019-11-16T06:33:00Z">
              <w:rPr>
                <w:sz w:val="14"/>
                <w:szCs w:val="14"/>
              </w:rPr>
            </w:rPrChange>
          </w:rPr>
          <w:t xml:space="preserve"> changing. </w:t>
        </w:r>
      </w:ins>
    </w:p>
    <w:p w14:paraId="61667988" w14:textId="77777777" w:rsidR="00CB6D0A" w:rsidRPr="00273852" w:rsidRDefault="00CB6D0A" w:rsidP="00CB6D0A">
      <w:pPr>
        <w:pStyle w:val="standard0"/>
        <w:ind w:left="360" w:hanging="360"/>
        <w:jc w:val="both"/>
        <w:rPr>
          <w:ins w:id="1491" w:author="Pradhul" w:date="2019-11-16T06:25:00Z"/>
          <w:sz w:val="23"/>
          <w:szCs w:val="23"/>
          <w:rPrChange w:id="1492" w:author="Pradhul" w:date="2019-11-16T06:33:00Z">
            <w:rPr>
              <w:ins w:id="1493" w:author="Pradhul" w:date="2019-11-16T06:25:00Z"/>
            </w:rPr>
          </w:rPrChange>
        </w:rPr>
      </w:pPr>
      <w:ins w:id="1494" w:author="Pradhul" w:date="2019-11-16T06:25:00Z">
        <w:r w:rsidRPr="00273852">
          <w:rPr>
            <w:rFonts w:ascii="Symbol" w:hAnsi="Symbol"/>
            <w:sz w:val="23"/>
            <w:szCs w:val="23"/>
            <w:rPrChange w:id="1495" w:author="Pradhul" w:date="2019-11-16T06:33:00Z">
              <w:rPr>
                <w:rFonts w:ascii="Symbol" w:hAnsi="Symbol"/>
              </w:rPr>
            </w:rPrChange>
          </w:rPr>
          <w:t></w:t>
        </w:r>
        <w:r w:rsidRPr="00273852">
          <w:rPr>
            <w:sz w:val="23"/>
            <w:szCs w:val="23"/>
            <w:rPrChange w:id="1496" w:author="Pradhul" w:date="2019-11-16T06:33:00Z">
              <w:rPr>
                <w:sz w:val="14"/>
                <w:szCs w:val="14"/>
              </w:rPr>
            </w:rPrChange>
          </w:rPr>
          <w:t xml:space="preserve"> Keep the hoist in the crane bay when not in use. </w:t>
        </w:r>
      </w:ins>
    </w:p>
    <w:p w14:paraId="33513711" w14:textId="77777777" w:rsidR="00CB6D0A" w:rsidRPr="00273852" w:rsidRDefault="00CB6D0A" w:rsidP="00CB6D0A">
      <w:pPr>
        <w:pStyle w:val="standard0"/>
        <w:ind w:left="360" w:hanging="360"/>
        <w:jc w:val="both"/>
        <w:rPr>
          <w:ins w:id="1497" w:author="Pradhul" w:date="2019-11-16T06:25:00Z"/>
          <w:sz w:val="23"/>
          <w:szCs w:val="23"/>
          <w:rPrChange w:id="1498" w:author="Pradhul" w:date="2019-11-16T06:33:00Z">
            <w:rPr>
              <w:ins w:id="1499" w:author="Pradhul" w:date="2019-11-16T06:25:00Z"/>
            </w:rPr>
          </w:rPrChange>
        </w:rPr>
      </w:pPr>
      <w:ins w:id="1500" w:author="Pradhul" w:date="2019-11-16T06:25:00Z">
        <w:r w:rsidRPr="00273852">
          <w:rPr>
            <w:rFonts w:ascii="Symbol" w:hAnsi="Symbol"/>
            <w:sz w:val="23"/>
            <w:szCs w:val="23"/>
            <w:rPrChange w:id="1501" w:author="Pradhul" w:date="2019-11-16T06:33:00Z">
              <w:rPr>
                <w:rFonts w:ascii="Symbol" w:hAnsi="Symbol"/>
              </w:rPr>
            </w:rPrChange>
          </w:rPr>
          <w:t></w:t>
        </w:r>
        <w:r w:rsidRPr="00273852">
          <w:rPr>
            <w:sz w:val="23"/>
            <w:szCs w:val="23"/>
            <w:rPrChange w:id="1502" w:author="Pradhul" w:date="2019-11-16T06:33:00Z">
              <w:rPr>
                <w:sz w:val="14"/>
                <w:szCs w:val="14"/>
              </w:rPr>
            </w:rPrChange>
          </w:rPr>
          <w:t xml:space="preserve"> Operate the hoist in inclined position. </w:t>
        </w:r>
      </w:ins>
    </w:p>
    <w:p w14:paraId="4DBA46CA" w14:textId="77777777" w:rsidR="00CB6D0A" w:rsidRPr="00273852" w:rsidRDefault="00CB6D0A" w:rsidP="00CB6D0A">
      <w:pPr>
        <w:pStyle w:val="standard0"/>
        <w:ind w:left="360" w:hanging="360"/>
        <w:jc w:val="both"/>
        <w:rPr>
          <w:ins w:id="1503" w:author="Pradhul" w:date="2019-11-16T06:25:00Z"/>
          <w:sz w:val="23"/>
          <w:szCs w:val="23"/>
          <w:rPrChange w:id="1504" w:author="Pradhul" w:date="2019-11-16T06:33:00Z">
            <w:rPr>
              <w:ins w:id="1505" w:author="Pradhul" w:date="2019-11-16T06:25:00Z"/>
            </w:rPr>
          </w:rPrChange>
        </w:rPr>
      </w:pPr>
      <w:ins w:id="1506" w:author="Pradhul" w:date="2019-11-16T06:25:00Z">
        <w:r w:rsidRPr="00273852">
          <w:rPr>
            <w:rFonts w:ascii="Symbol" w:hAnsi="Symbol"/>
            <w:sz w:val="23"/>
            <w:szCs w:val="23"/>
            <w:rPrChange w:id="1507" w:author="Pradhul" w:date="2019-11-16T06:33:00Z">
              <w:rPr>
                <w:rFonts w:ascii="Symbol" w:hAnsi="Symbol"/>
              </w:rPr>
            </w:rPrChange>
          </w:rPr>
          <w:t></w:t>
        </w:r>
        <w:r w:rsidRPr="00273852">
          <w:rPr>
            <w:sz w:val="23"/>
            <w:szCs w:val="23"/>
            <w:rPrChange w:id="1508" w:author="Pradhul" w:date="2019-11-16T06:33:00Z">
              <w:rPr>
                <w:sz w:val="14"/>
                <w:szCs w:val="14"/>
              </w:rPr>
            </w:rPrChange>
          </w:rPr>
          <w:t xml:space="preserve"> Keep Cutting set hoses and pneumatic wrench on haphazardly on walkway. </w:t>
        </w:r>
      </w:ins>
    </w:p>
    <w:p w14:paraId="7E3A9563" w14:textId="77777777" w:rsidR="00CB6D0A" w:rsidRPr="00273852" w:rsidRDefault="00CB6D0A" w:rsidP="00CB6D0A">
      <w:pPr>
        <w:pStyle w:val="msolistparagraph0"/>
        <w:ind w:left="360" w:hanging="360"/>
        <w:rPr>
          <w:ins w:id="1509" w:author="Pradhul" w:date="2019-11-16T06:25:00Z"/>
          <w:sz w:val="23"/>
          <w:szCs w:val="23"/>
        </w:rPr>
      </w:pPr>
      <w:ins w:id="1510"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Stand/walk in front of slag granulation pit when granulation in progress or pit is filled with hot water. </w:t>
        </w:r>
      </w:ins>
    </w:p>
    <w:p w14:paraId="2881E749" w14:textId="77777777" w:rsidR="00CB6D0A" w:rsidRPr="00273852" w:rsidRDefault="00CB6D0A" w:rsidP="00CB6D0A">
      <w:pPr>
        <w:pStyle w:val="msolistparagraphcxspmiddle"/>
        <w:ind w:left="360" w:hanging="360"/>
        <w:jc w:val="both"/>
        <w:rPr>
          <w:ins w:id="1511" w:author="Pradhul" w:date="2019-11-16T06:25:00Z"/>
          <w:sz w:val="23"/>
          <w:szCs w:val="23"/>
        </w:rPr>
      </w:pPr>
      <w:ins w:id="1512"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Walk/ cross/ stand alongside or front of PCM while discharging of Pig. </w:t>
        </w:r>
      </w:ins>
    </w:p>
    <w:p w14:paraId="1A9299CA" w14:textId="77777777" w:rsidR="00CB6D0A" w:rsidRPr="00273852" w:rsidRDefault="00CB6D0A" w:rsidP="00CB6D0A">
      <w:pPr>
        <w:pStyle w:val="msolistparagraphcxspmiddlecxspmiddle"/>
        <w:ind w:left="360" w:hanging="360"/>
        <w:rPr>
          <w:ins w:id="1513" w:author="Pradhul" w:date="2019-11-16T06:25:00Z"/>
          <w:sz w:val="23"/>
          <w:szCs w:val="23"/>
        </w:rPr>
      </w:pPr>
      <w:ins w:id="1514"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Keep loose materials, rollers, brackets, nut-bolts, rods on PCM walkway. </w:t>
        </w:r>
      </w:ins>
    </w:p>
    <w:p w14:paraId="05228BB1" w14:textId="77777777" w:rsidR="00CB6D0A" w:rsidRPr="00273852" w:rsidRDefault="00CB6D0A" w:rsidP="00CB6D0A">
      <w:pPr>
        <w:pStyle w:val="msolistparagraphcxspmiddlecxspmiddle"/>
        <w:ind w:left="360" w:hanging="360"/>
        <w:rPr>
          <w:ins w:id="1515" w:author="Pradhul" w:date="2019-11-16T06:25:00Z"/>
          <w:sz w:val="23"/>
          <w:szCs w:val="23"/>
        </w:rPr>
      </w:pPr>
      <w:ins w:id="1516"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Stay at head end when pig cooling water is released for cooling pigs. </w:t>
        </w:r>
      </w:ins>
    </w:p>
    <w:p w14:paraId="1955A659" w14:textId="77777777" w:rsidR="00CB6D0A" w:rsidRPr="00273852" w:rsidRDefault="00CB6D0A" w:rsidP="00CB6D0A">
      <w:pPr>
        <w:pStyle w:val="msolistparagraphcxspmiddlecxspmiddle"/>
        <w:ind w:left="360" w:hanging="360"/>
        <w:rPr>
          <w:ins w:id="1517" w:author="Pradhul" w:date="2019-11-16T06:25:00Z"/>
          <w:sz w:val="23"/>
          <w:szCs w:val="23"/>
        </w:rPr>
      </w:pPr>
      <w:ins w:id="1518" w:author="Pradhul" w:date="2019-11-16T06:25:00Z">
        <w:r w:rsidRPr="00273852">
          <w:rPr>
            <w:rFonts w:ascii="Symbol" w:hAnsi="Symbol"/>
            <w:sz w:val="23"/>
            <w:szCs w:val="23"/>
          </w:rPr>
          <w:lastRenderedPageBreak/>
          <w:t></w:t>
        </w:r>
        <w:r w:rsidRPr="00273852">
          <w:rPr>
            <w:sz w:val="23"/>
            <w:szCs w:val="23"/>
          </w:rPr>
          <w:t xml:space="preserve"> </w:t>
        </w:r>
        <w:r w:rsidRPr="00273852">
          <w:rPr>
            <w:sz w:val="23"/>
            <w:szCs w:val="23"/>
            <w:lang w:val="en-IN"/>
          </w:rPr>
          <w:t xml:space="preserve">Stay near pouring of ladle. </w:t>
        </w:r>
      </w:ins>
    </w:p>
    <w:p w14:paraId="05DB5BC8" w14:textId="77777777" w:rsidR="00CB6D0A" w:rsidRPr="00273852" w:rsidRDefault="00CB6D0A" w:rsidP="00CB6D0A">
      <w:pPr>
        <w:pStyle w:val="msolistparagraphcxspmiddlecxspmiddle"/>
        <w:ind w:left="360" w:hanging="360"/>
        <w:rPr>
          <w:ins w:id="1519" w:author="Pradhul" w:date="2019-11-16T06:25:00Z"/>
          <w:sz w:val="23"/>
          <w:szCs w:val="23"/>
        </w:rPr>
      </w:pPr>
      <w:ins w:id="1520"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Work on lime spray nozzle without taking lime pump shutdown. </w:t>
        </w:r>
      </w:ins>
    </w:p>
    <w:p w14:paraId="4B5CCB04" w14:textId="77777777" w:rsidR="00CB6D0A" w:rsidRPr="00273852" w:rsidRDefault="00CB6D0A" w:rsidP="00CB6D0A">
      <w:pPr>
        <w:pStyle w:val="msolistparagraphcxspmiddlecxspmiddle"/>
        <w:ind w:left="360" w:hanging="360"/>
        <w:rPr>
          <w:ins w:id="1521" w:author="Pradhul" w:date="2019-11-16T06:25:00Z"/>
          <w:sz w:val="23"/>
          <w:szCs w:val="23"/>
        </w:rPr>
      </w:pPr>
      <w:ins w:id="1522"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Cross over the hot metal runner </w:t>
        </w:r>
      </w:ins>
    </w:p>
    <w:p w14:paraId="41E53D9B" w14:textId="77777777" w:rsidR="00CB6D0A" w:rsidRPr="00273852" w:rsidRDefault="00CB6D0A" w:rsidP="00CB6D0A">
      <w:pPr>
        <w:pStyle w:val="msolistparagraphcxspmiddlecxspmiddle"/>
        <w:ind w:left="360" w:hanging="360"/>
        <w:rPr>
          <w:ins w:id="1523" w:author="Pradhul" w:date="2019-11-16T06:25:00Z"/>
          <w:sz w:val="23"/>
          <w:szCs w:val="23"/>
        </w:rPr>
      </w:pPr>
      <w:ins w:id="1524"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Work below lifted / slinged load </w:t>
        </w:r>
      </w:ins>
    </w:p>
    <w:p w14:paraId="12794565" w14:textId="77777777" w:rsidR="00CB6D0A" w:rsidRPr="00273852" w:rsidRDefault="00CB6D0A" w:rsidP="00CB6D0A">
      <w:pPr>
        <w:pStyle w:val="msolistparagraphcxspmiddlecxspmiddle"/>
        <w:ind w:left="360" w:hanging="360"/>
        <w:rPr>
          <w:ins w:id="1525" w:author="Pradhul" w:date="2019-11-16T06:25:00Z"/>
          <w:sz w:val="23"/>
          <w:szCs w:val="23"/>
        </w:rPr>
      </w:pPr>
      <w:ins w:id="1526"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Keep cutting set close to hot metal area – chances of fire </w:t>
        </w:r>
      </w:ins>
    </w:p>
    <w:p w14:paraId="5167DE40" w14:textId="77777777" w:rsidR="00CB6D0A" w:rsidRPr="00273852" w:rsidRDefault="00CB6D0A" w:rsidP="00CB6D0A">
      <w:pPr>
        <w:pStyle w:val="msolistparagraphcxspmiddlecxspmiddle"/>
        <w:ind w:left="360" w:hanging="360"/>
        <w:rPr>
          <w:ins w:id="1527" w:author="Pradhul" w:date="2019-11-16T06:25:00Z"/>
          <w:sz w:val="23"/>
          <w:szCs w:val="23"/>
        </w:rPr>
      </w:pPr>
      <w:ins w:id="1528"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Wear Loose clothes </w:t>
        </w:r>
      </w:ins>
    </w:p>
    <w:p w14:paraId="18C61DAF" w14:textId="77777777" w:rsidR="00CB6D0A" w:rsidRPr="00273852" w:rsidRDefault="00CB6D0A" w:rsidP="00CB6D0A">
      <w:pPr>
        <w:pStyle w:val="msolistparagraphcxspmiddlecxspmiddle"/>
        <w:ind w:left="360" w:hanging="360"/>
        <w:rPr>
          <w:ins w:id="1529" w:author="Pradhul" w:date="2019-11-16T06:25:00Z"/>
          <w:sz w:val="23"/>
          <w:szCs w:val="23"/>
        </w:rPr>
      </w:pPr>
      <w:ins w:id="1530"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Work at PCM tail end when cast is open/furnace hearth draining </w:t>
        </w:r>
      </w:ins>
    </w:p>
    <w:p w14:paraId="036D93A7" w14:textId="77777777" w:rsidR="00CB6D0A" w:rsidRPr="00273852" w:rsidRDefault="00CB6D0A" w:rsidP="00CB6D0A">
      <w:pPr>
        <w:pStyle w:val="msolistparagraphcxspmiddlecxspmiddle"/>
        <w:ind w:left="360" w:hanging="360"/>
        <w:rPr>
          <w:ins w:id="1531" w:author="Pradhul" w:date="2019-11-16T06:25:00Z"/>
          <w:sz w:val="23"/>
          <w:szCs w:val="23"/>
        </w:rPr>
      </w:pPr>
      <w:ins w:id="1532"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 xml:space="preserve">Stay on or around diverter chute region when the direction valve is being operated </w:t>
        </w:r>
      </w:ins>
    </w:p>
    <w:p w14:paraId="1DC60F50" w14:textId="0CD5E223" w:rsidR="00CB6D0A" w:rsidRDefault="00CB6D0A" w:rsidP="00CB6D0A">
      <w:pPr>
        <w:pStyle w:val="msolistparagraphcxspmiddle"/>
        <w:ind w:left="360" w:hanging="360"/>
        <w:rPr>
          <w:rFonts w:ascii="Arial" w:hAnsi="Arial" w:cs="Arial"/>
          <w:sz w:val="23"/>
          <w:szCs w:val="23"/>
          <w:lang w:val="en-IN"/>
        </w:rPr>
      </w:pPr>
      <w:ins w:id="1533" w:author="Pradhul" w:date="2019-11-16T06:25:00Z">
        <w:r w:rsidRPr="00273852">
          <w:rPr>
            <w:rFonts w:ascii="Symbol" w:hAnsi="Symbol"/>
            <w:sz w:val="23"/>
            <w:szCs w:val="23"/>
          </w:rPr>
          <w:t></w:t>
        </w:r>
        <w:r w:rsidRPr="00273852">
          <w:rPr>
            <w:sz w:val="23"/>
            <w:szCs w:val="23"/>
          </w:rPr>
          <w:t xml:space="preserve"> </w:t>
        </w:r>
        <w:r w:rsidRPr="00273852">
          <w:rPr>
            <w:sz w:val="23"/>
            <w:szCs w:val="23"/>
            <w:lang w:val="en-IN"/>
          </w:rPr>
          <w:t>Do not pass on the gas cutting torch in flame on condition</w:t>
        </w:r>
        <w:r w:rsidRPr="00273852">
          <w:rPr>
            <w:rFonts w:ascii="Arial" w:hAnsi="Arial" w:cs="Arial"/>
            <w:sz w:val="23"/>
            <w:szCs w:val="23"/>
            <w:lang w:val="en-IN"/>
          </w:rPr>
          <w:t xml:space="preserve"> </w:t>
        </w:r>
      </w:ins>
    </w:p>
    <w:p w14:paraId="04510929" w14:textId="33D91AB6" w:rsidR="00E07789" w:rsidRDefault="00E07789" w:rsidP="00CB6D0A">
      <w:pPr>
        <w:pStyle w:val="msolistparagraphcxspmiddle"/>
        <w:ind w:left="360" w:hanging="360"/>
        <w:rPr>
          <w:rFonts w:ascii="Arial" w:hAnsi="Arial" w:cs="Arial"/>
          <w:sz w:val="23"/>
          <w:szCs w:val="23"/>
          <w:lang w:val="en-IN"/>
        </w:rPr>
      </w:pPr>
    </w:p>
    <w:p w14:paraId="50191058" w14:textId="77777777" w:rsidR="00E07789" w:rsidRPr="000B56A0" w:rsidRDefault="00E07789" w:rsidP="00E07789">
      <w:pPr>
        <w:spacing w:before="100" w:beforeAutospacing="1" w:after="100" w:afterAutospacing="1"/>
        <w:rPr>
          <w:b/>
          <w:bCs/>
          <w:sz w:val="24"/>
          <w:szCs w:val="24"/>
          <w:u w:val="single"/>
          <w:lang w:val="fr-FR" w:eastAsia="en-IN"/>
        </w:rPr>
      </w:pPr>
      <w:bookmarkStart w:id="1534" w:name="_Hlk121922934"/>
      <w:bookmarkStart w:id="1535" w:name="_Hlk121923085"/>
      <w:r w:rsidRPr="000B56A0">
        <w:rPr>
          <w:b/>
          <w:bCs/>
          <w:sz w:val="24"/>
          <w:szCs w:val="24"/>
          <w:u w:val="single"/>
          <w:lang w:val="fr-FR" w:eastAsia="en-IN"/>
        </w:rPr>
        <w:t>Amendement Record</w:t>
      </w:r>
    </w:p>
    <w:tbl>
      <w:tblPr>
        <w:tblW w:w="9923"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7"/>
        <w:gridCol w:w="1701"/>
        <w:gridCol w:w="5953"/>
        <w:gridCol w:w="992"/>
      </w:tblGrid>
      <w:tr w:rsidR="00E07789" w:rsidRPr="001E642A" w14:paraId="1A499488" w14:textId="77777777" w:rsidTr="007677B2">
        <w:tc>
          <w:tcPr>
            <w:tcW w:w="1277" w:type="dxa"/>
            <w:tcBorders>
              <w:bottom w:val="single" w:sz="4" w:space="0" w:color="auto"/>
              <w:right w:val="single" w:sz="4" w:space="0" w:color="auto"/>
            </w:tcBorders>
          </w:tcPr>
          <w:p w14:paraId="6C94E741" w14:textId="77777777" w:rsidR="00E07789" w:rsidRPr="007C1842" w:rsidRDefault="00E07789" w:rsidP="007677B2">
            <w:pPr>
              <w:pStyle w:val="Header"/>
              <w:ind w:right="-108"/>
              <w:rPr>
                <w:b/>
              </w:rPr>
            </w:pPr>
            <w:r w:rsidRPr="007C1842">
              <w:rPr>
                <w:b/>
              </w:rPr>
              <w:t>Date</w:t>
            </w:r>
          </w:p>
        </w:tc>
        <w:tc>
          <w:tcPr>
            <w:tcW w:w="1701" w:type="dxa"/>
            <w:tcBorders>
              <w:left w:val="single" w:sz="4" w:space="0" w:color="auto"/>
              <w:bottom w:val="single" w:sz="4" w:space="0" w:color="auto"/>
              <w:right w:val="single" w:sz="4" w:space="0" w:color="auto"/>
            </w:tcBorders>
          </w:tcPr>
          <w:p w14:paraId="2778A4B2" w14:textId="77777777" w:rsidR="00E07789" w:rsidRPr="007C1842" w:rsidRDefault="00E07789" w:rsidP="007677B2">
            <w:pPr>
              <w:pStyle w:val="Header"/>
              <w:ind w:right="-151"/>
              <w:rPr>
                <w:b/>
              </w:rPr>
            </w:pPr>
            <w:r w:rsidRPr="007C1842">
              <w:rPr>
                <w:b/>
              </w:rPr>
              <w:t>Manual Section Ref. &amp; Para</w:t>
            </w:r>
          </w:p>
        </w:tc>
        <w:tc>
          <w:tcPr>
            <w:tcW w:w="5953" w:type="dxa"/>
            <w:tcBorders>
              <w:left w:val="single" w:sz="4" w:space="0" w:color="auto"/>
              <w:bottom w:val="single" w:sz="4" w:space="0" w:color="auto"/>
              <w:right w:val="single" w:sz="4" w:space="0" w:color="auto"/>
            </w:tcBorders>
          </w:tcPr>
          <w:p w14:paraId="5A5312B6" w14:textId="77777777" w:rsidR="00E07789" w:rsidRPr="007C1842" w:rsidRDefault="00E07789" w:rsidP="007677B2">
            <w:pPr>
              <w:pStyle w:val="Header"/>
              <w:ind w:right="-151"/>
              <w:rPr>
                <w:b/>
              </w:rPr>
            </w:pPr>
            <w:r w:rsidRPr="007C1842">
              <w:rPr>
                <w:b/>
              </w:rPr>
              <w:t>Brief details of Revision</w:t>
            </w:r>
          </w:p>
        </w:tc>
        <w:tc>
          <w:tcPr>
            <w:tcW w:w="992" w:type="dxa"/>
            <w:tcBorders>
              <w:left w:val="single" w:sz="4" w:space="0" w:color="auto"/>
            </w:tcBorders>
          </w:tcPr>
          <w:p w14:paraId="4001A5FC" w14:textId="77777777" w:rsidR="00E07789" w:rsidRPr="007C1842" w:rsidRDefault="00E07789" w:rsidP="007677B2">
            <w:pPr>
              <w:pStyle w:val="Header"/>
              <w:tabs>
                <w:tab w:val="left" w:pos="1440"/>
                <w:tab w:val="left" w:pos="3240"/>
                <w:tab w:val="left" w:pos="8820"/>
              </w:tabs>
              <w:ind w:left="-108" w:right="-151"/>
              <w:jc w:val="center"/>
              <w:rPr>
                <w:b/>
              </w:rPr>
            </w:pPr>
            <w:r w:rsidRPr="007C1842">
              <w:rPr>
                <w:b/>
              </w:rPr>
              <w:t>New Rev.</w:t>
            </w:r>
          </w:p>
        </w:tc>
      </w:tr>
      <w:tr w:rsidR="00E07789" w:rsidRPr="001E642A" w14:paraId="5310E8FC" w14:textId="77777777" w:rsidTr="007677B2">
        <w:tc>
          <w:tcPr>
            <w:tcW w:w="1277" w:type="dxa"/>
            <w:tcBorders>
              <w:top w:val="single" w:sz="4" w:space="0" w:color="auto"/>
              <w:right w:val="single" w:sz="4" w:space="0" w:color="auto"/>
            </w:tcBorders>
          </w:tcPr>
          <w:p w14:paraId="13D3F309" w14:textId="77777777" w:rsidR="00E07789" w:rsidRPr="007C1842" w:rsidRDefault="00E07789" w:rsidP="007677B2">
            <w:pPr>
              <w:pStyle w:val="Header"/>
              <w:ind w:right="-108"/>
            </w:pPr>
          </w:p>
        </w:tc>
        <w:tc>
          <w:tcPr>
            <w:tcW w:w="1701" w:type="dxa"/>
            <w:tcBorders>
              <w:top w:val="single" w:sz="4" w:space="0" w:color="auto"/>
              <w:left w:val="single" w:sz="4" w:space="0" w:color="auto"/>
              <w:right w:val="single" w:sz="4" w:space="0" w:color="auto"/>
            </w:tcBorders>
          </w:tcPr>
          <w:p w14:paraId="451F5AA4" w14:textId="77777777" w:rsidR="00E07789" w:rsidRPr="007C1842" w:rsidRDefault="00E07789" w:rsidP="007677B2">
            <w:pPr>
              <w:pStyle w:val="Header"/>
              <w:ind w:right="-151"/>
            </w:pPr>
          </w:p>
        </w:tc>
        <w:tc>
          <w:tcPr>
            <w:tcW w:w="5953" w:type="dxa"/>
            <w:tcBorders>
              <w:top w:val="single" w:sz="4" w:space="0" w:color="auto"/>
              <w:left w:val="single" w:sz="4" w:space="0" w:color="auto"/>
              <w:right w:val="single" w:sz="4" w:space="0" w:color="auto"/>
            </w:tcBorders>
          </w:tcPr>
          <w:p w14:paraId="5EE50C29" w14:textId="77777777" w:rsidR="00E07789" w:rsidRPr="007C1842" w:rsidRDefault="00E07789" w:rsidP="007677B2">
            <w:pPr>
              <w:pStyle w:val="Header"/>
              <w:jc w:val="both"/>
            </w:pPr>
          </w:p>
        </w:tc>
        <w:tc>
          <w:tcPr>
            <w:tcW w:w="992" w:type="dxa"/>
            <w:tcBorders>
              <w:left w:val="single" w:sz="4" w:space="0" w:color="auto"/>
            </w:tcBorders>
          </w:tcPr>
          <w:p w14:paraId="14105EC8" w14:textId="77777777" w:rsidR="00E07789" w:rsidRPr="007C1842" w:rsidRDefault="00E07789" w:rsidP="007677B2">
            <w:pPr>
              <w:pStyle w:val="Header"/>
              <w:tabs>
                <w:tab w:val="left" w:pos="1440"/>
                <w:tab w:val="left" w:pos="3240"/>
                <w:tab w:val="left" w:pos="8820"/>
              </w:tabs>
              <w:ind w:left="-108" w:right="-151"/>
              <w:jc w:val="center"/>
            </w:pPr>
          </w:p>
        </w:tc>
      </w:tr>
      <w:tr w:rsidR="00E07789" w:rsidRPr="001E642A" w14:paraId="55312CF2" w14:textId="77777777" w:rsidTr="007677B2">
        <w:tc>
          <w:tcPr>
            <w:tcW w:w="1277" w:type="dxa"/>
            <w:tcBorders>
              <w:top w:val="single" w:sz="4" w:space="0" w:color="auto"/>
              <w:right w:val="single" w:sz="4" w:space="0" w:color="auto"/>
            </w:tcBorders>
          </w:tcPr>
          <w:p w14:paraId="4AC6EC94" w14:textId="77777777" w:rsidR="00E07789" w:rsidRPr="007C1842" w:rsidRDefault="00E07789" w:rsidP="007677B2">
            <w:pPr>
              <w:pStyle w:val="Header"/>
              <w:ind w:right="-108"/>
            </w:pPr>
          </w:p>
        </w:tc>
        <w:tc>
          <w:tcPr>
            <w:tcW w:w="1701" w:type="dxa"/>
            <w:tcBorders>
              <w:top w:val="single" w:sz="4" w:space="0" w:color="auto"/>
              <w:left w:val="single" w:sz="4" w:space="0" w:color="auto"/>
              <w:right w:val="single" w:sz="4" w:space="0" w:color="auto"/>
            </w:tcBorders>
          </w:tcPr>
          <w:p w14:paraId="4C6ECC39" w14:textId="77777777" w:rsidR="00E07789" w:rsidRPr="007C1842" w:rsidRDefault="00E07789" w:rsidP="007677B2">
            <w:pPr>
              <w:pStyle w:val="Header"/>
              <w:ind w:right="-151"/>
            </w:pPr>
          </w:p>
        </w:tc>
        <w:tc>
          <w:tcPr>
            <w:tcW w:w="5953" w:type="dxa"/>
            <w:tcBorders>
              <w:top w:val="single" w:sz="4" w:space="0" w:color="auto"/>
              <w:left w:val="single" w:sz="4" w:space="0" w:color="auto"/>
              <w:right w:val="single" w:sz="4" w:space="0" w:color="auto"/>
            </w:tcBorders>
          </w:tcPr>
          <w:p w14:paraId="519D741B" w14:textId="77777777" w:rsidR="00E07789" w:rsidRPr="007C1842" w:rsidRDefault="00E07789" w:rsidP="007677B2">
            <w:pPr>
              <w:pStyle w:val="Header"/>
              <w:jc w:val="both"/>
            </w:pPr>
          </w:p>
        </w:tc>
        <w:tc>
          <w:tcPr>
            <w:tcW w:w="992" w:type="dxa"/>
            <w:tcBorders>
              <w:left w:val="single" w:sz="4" w:space="0" w:color="auto"/>
            </w:tcBorders>
          </w:tcPr>
          <w:p w14:paraId="207C2200" w14:textId="77777777" w:rsidR="00E07789" w:rsidRPr="007C1842" w:rsidRDefault="00E07789" w:rsidP="007677B2">
            <w:pPr>
              <w:pStyle w:val="Header"/>
              <w:tabs>
                <w:tab w:val="left" w:pos="1440"/>
                <w:tab w:val="left" w:pos="3240"/>
                <w:tab w:val="left" w:pos="8820"/>
              </w:tabs>
              <w:ind w:left="-108" w:right="-151"/>
              <w:jc w:val="center"/>
            </w:pPr>
          </w:p>
        </w:tc>
      </w:tr>
      <w:tr w:rsidR="00E07789" w:rsidRPr="001E642A" w14:paraId="2C5CCBA8" w14:textId="77777777" w:rsidTr="007677B2">
        <w:tc>
          <w:tcPr>
            <w:tcW w:w="1277" w:type="dxa"/>
            <w:tcBorders>
              <w:right w:val="nil"/>
            </w:tcBorders>
          </w:tcPr>
          <w:p w14:paraId="5A961CAD" w14:textId="77777777" w:rsidR="00E07789" w:rsidRPr="007C1842" w:rsidRDefault="00E07789" w:rsidP="007677B2">
            <w:pPr>
              <w:pStyle w:val="Header"/>
              <w:ind w:right="-151"/>
              <w:jc w:val="center"/>
            </w:pPr>
          </w:p>
        </w:tc>
        <w:tc>
          <w:tcPr>
            <w:tcW w:w="1701" w:type="dxa"/>
            <w:tcBorders>
              <w:left w:val="nil"/>
              <w:right w:val="nil"/>
            </w:tcBorders>
          </w:tcPr>
          <w:p w14:paraId="4BD6EDBE" w14:textId="77777777" w:rsidR="00E07789" w:rsidRPr="007C1842" w:rsidRDefault="00E07789" w:rsidP="007677B2">
            <w:pPr>
              <w:pStyle w:val="Header"/>
              <w:ind w:right="-151"/>
              <w:jc w:val="center"/>
            </w:pPr>
          </w:p>
        </w:tc>
        <w:tc>
          <w:tcPr>
            <w:tcW w:w="5953" w:type="dxa"/>
            <w:tcBorders>
              <w:left w:val="nil"/>
              <w:right w:val="nil"/>
            </w:tcBorders>
          </w:tcPr>
          <w:p w14:paraId="0F6B6426" w14:textId="77777777" w:rsidR="00E07789" w:rsidRPr="007C1842" w:rsidRDefault="00E07789" w:rsidP="007677B2">
            <w:pPr>
              <w:pStyle w:val="BodyText"/>
            </w:pPr>
          </w:p>
        </w:tc>
        <w:tc>
          <w:tcPr>
            <w:tcW w:w="992" w:type="dxa"/>
            <w:tcBorders>
              <w:left w:val="nil"/>
            </w:tcBorders>
          </w:tcPr>
          <w:p w14:paraId="25EDBC48" w14:textId="77777777" w:rsidR="00E07789" w:rsidRPr="007C1842" w:rsidRDefault="00E07789" w:rsidP="007677B2">
            <w:pPr>
              <w:pStyle w:val="Header"/>
              <w:tabs>
                <w:tab w:val="left" w:pos="1440"/>
                <w:tab w:val="left" w:pos="3240"/>
                <w:tab w:val="left" w:pos="8820"/>
              </w:tabs>
              <w:ind w:left="-108" w:right="-151"/>
              <w:jc w:val="center"/>
            </w:pPr>
          </w:p>
        </w:tc>
      </w:tr>
    </w:tbl>
    <w:bookmarkEnd w:id="1534"/>
    <w:p w14:paraId="7EFDBA07" w14:textId="77777777" w:rsidR="00E07789" w:rsidRDefault="00E07789" w:rsidP="00E07789">
      <w:pPr>
        <w:spacing w:before="100" w:beforeAutospacing="1" w:after="100" w:afterAutospacing="1"/>
        <w:ind w:left="810"/>
        <w:rPr>
          <w:sz w:val="24"/>
          <w:szCs w:val="24"/>
          <w:lang w:eastAsia="en-IN"/>
        </w:rPr>
      </w:pPr>
      <w:r w:rsidRPr="00707840">
        <w:rPr>
          <w:sz w:val="24"/>
          <w:szCs w:val="24"/>
          <w:lang w:val="fr-FR" w:eastAsia="en-IN"/>
        </w:rPr>
        <w:t xml:space="preserve"> </w:t>
      </w:r>
    </w:p>
    <w:tbl>
      <w:tblPr>
        <w:tblW w:w="9498" w:type="dxa"/>
        <w:tblInd w:w="-1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3261"/>
        <w:gridCol w:w="3118"/>
      </w:tblGrid>
      <w:tr w:rsidR="00E07789" w:rsidRPr="001C094A" w14:paraId="67A47FD9" w14:textId="77777777" w:rsidTr="007677B2">
        <w:tc>
          <w:tcPr>
            <w:tcW w:w="3119" w:type="dxa"/>
            <w:shd w:val="clear" w:color="auto" w:fill="auto"/>
          </w:tcPr>
          <w:p w14:paraId="66D6A21D" w14:textId="77777777" w:rsidR="00E07789" w:rsidRPr="00570E41" w:rsidRDefault="00E07789" w:rsidP="007677B2">
            <w:pPr>
              <w:rPr>
                <w:b/>
              </w:rPr>
            </w:pPr>
            <w:bookmarkStart w:id="1536" w:name="_Hlk110414498"/>
            <w:r w:rsidRPr="00570E41">
              <w:rPr>
                <w:b/>
              </w:rPr>
              <w:t xml:space="preserve">Prepared By: </w:t>
            </w:r>
          </w:p>
          <w:p w14:paraId="5316313D" w14:textId="77777777" w:rsidR="00E07789" w:rsidRPr="00570E41" w:rsidRDefault="00E07789" w:rsidP="007677B2">
            <w:r>
              <w:t>Area Engineer</w:t>
            </w:r>
          </w:p>
        </w:tc>
        <w:tc>
          <w:tcPr>
            <w:tcW w:w="3261" w:type="dxa"/>
            <w:shd w:val="clear" w:color="auto" w:fill="auto"/>
          </w:tcPr>
          <w:p w14:paraId="156BD0EC" w14:textId="77777777" w:rsidR="00E07789" w:rsidRPr="00570E41" w:rsidRDefault="00E07789" w:rsidP="007677B2">
            <w:pPr>
              <w:rPr>
                <w:b/>
              </w:rPr>
            </w:pPr>
            <w:r w:rsidRPr="00570E41">
              <w:rPr>
                <w:b/>
              </w:rPr>
              <w:t xml:space="preserve">Reviewed &amp; Issued By: </w:t>
            </w:r>
          </w:p>
          <w:p w14:paraId="643AA674" w14:textId="77777777" w:rsidR="00E07789" w:rsidRPr="00570E41" w:rsidRDefault="00E07789" w:rsidP="007677B2">
            <w:r w:rsidRPr="00570E41">
              <w:t>Management Representative</w:t>
            </w:r>
          </w:p>
        </w:tc>
        <w:tc>
          <w:tcPr>
            <w:tcW w:w="3118" w:type="dxa"/>
            <w:shd w:val="clear" w:color="auto" w:fill="auto"/>
          </w:tcPr>
          <w:p w14:paraId="39109D3D" w14:textId="77777777" w:rsidR="00E07789" w:rsidRPr="00570E41" w:rsidRDefault="00E07789" w:rsidP="007677B2">
            <w:pPr>
              <w:rPr>
                <w:b/>
              </w:rPr>
            </w:pPr>
            <w:r w:rsidRPr="00570E41">
              <w:rPr>
                <w:b/>
              </w:rPr>
              <w:t xml:space="preserve">Approved By: </w:t>
            </w:r>
          </w:p>
          <w:p w14:paraId="4D6CF29E" w14:textId="77777777" w:rsidR="00E07789" w:rsidRPr="00570E41" w:rsidRDefault="00E07789" w:rsidP="007677B2">
            <w:r>
              <w:t>Mechanical Head</w:t>
            </w:r>
          </w:p>
        </w:tc>
      </w:tr>
      <w:tr w:rsidR="00E07789" w:rsidRPr="001C094A" w14:paraId="29D2E24A" w14:textId="77777777" w:rsidTr="007677B2">
        <w:trPr>
          <w:trHeight w:val="987"/>
        </w:trPr>
        <w:tc>
          <w:tcPr>
            <w:tcW w:w="3119" w:type="dxa"/>
            <w:shd w:val="clear" w:color="auto" w:fill="auto"/>
          </w:tcPr>
          <w:p w14:paraId="2CC9899D" w14:textId="77777777" w:rsidR="00E07789" w:rsidRPr="007E7F55" w:rsidRDefault="00E07789" w:rsidP="007677B2">
            <w:pPr>
              <w:rPr>
                <w:b/>
              </w:rPr>
            </w:pPr>
            <w:r w:rsidRPr="007E7F55">
              <w:rPr>
                <w:b/>
              </w:rPr>
              <w:t>Signature</w:t>
            </w:r>
          </w:p>
          <w:p w14:paraId="4AB12773" w14:textId="77777777" w:rsidR="00E07789" w:rsidRPr="007E7F55" w:rsidRDefault="00E07789" w:rsidP="007677B2">
            <w:pPr>
              <w:rPr>
                <w:b/>
              </w:rPr>
            </w:pPr>
          </w:p>
        </w:tc>
        <w:tc>
          <w:tcPr>
            <w:tcW w:w="3261" w:type="dxa"/>
            <w:shd w:val="clear" w:color="auto" w:fill="auto"/>
          </w:tcPr>
          <w:p w14:paraId="09433156" w14:textId="77777777" w:rsidR="00E07789" w:rsidRPr="007E7F55" w:rsidRDefault="00E07789" w:rsidP="007677B2">
            <w:pPr>
              <w:rPr>
                <w:b/>
              </w:rPr>
            </w:pPr>
            <w:r w:rsidRPr="007E7F55">
              <w:rPr>
                <w:b/>
              </w:rPr>
              <w:t>Signature:</w:t>
            </w:r>
          </w:p>
          <w:p w14:paraId="71C85973" w14:textId="77777777" w:rsidR="00E07789" w:rsidRPr="007E7F55" w:rsidRDefault="00E07789" w:rsidP="007677B2">
            <w:pPr>
              <w:rPr>
                <w:b/>
              </w:rPr>
            </w:pPr>
          </w:p>
        </w:tc>
        <w:tc>
          <w:tcPr>
            <w:tcW w:w="3118" w:type="dxa"/>
            <w:shd w:val="clear" w:color="auto" w:fill="auto"/>
          </w:tcPr>
          <w:p w14:paraId="2E1C8D3C" w14:textId="77777777" w:rsidR="00E07789" w:rsidRPr="007E7F55" w:rsidRDefault="00E07789" w:rsidP="007677B2">
            <w:pPr>
              <w:rPr>
                <w:b/>
              </w:rPr>
            </w:pPr>
            <w:r w:rsidRPr="007E7F55">
              <w:rPr>
                <w:b/>
              </w:rPr>
              <w:t>Signature:</w:t>
            </w:r>
          </w:p>
          <w:p w14:paraId="18630566" w14:textId="77777777" w:rsidR="00E07789" w:rsidRPr="007E7F55" w:rsidRDefault="00E07789" w:rsidP="007677B2">
            <w:pPr>
              <w:rPr>
                <w:b/>
              </w:rPr>
            </w:pPr>
          </w:p>
        </w:tc>
      </w:tr>
      <w:tr w:rsidR="00E07789" w:rsidRPr="001C094A" w14:paraId="7728DBF0" w14:textId="77777777" w:rsidTr="007677B2">
        <w:tc>
          <w:tcPr>
            <w:tcW w:w="3119" w:type="dxa"/>
            <w:shd w:val="clear" w:color="auto" w:fill="auto"/>
          </w:tcPr>
          <w:p w14:paraId="1A3FE842" w14:textId="77777777" w:rsidR="00E07789" w:rsidRPr="007E7F55" w:rsidRDefault="00E07789" w:rsidP="007677B2">
            <w:pPr>
              <w:rPr>
                <w:b/>
              </w:rPr>
            </w:pPr>
            <w:r w:rsidRPr="007E7F55">
              <w:rPr>
                <w:b/>
              </w:rPr>
              <w:t>Review Date: 12.12.22</w:t>
            </w:r>
          </w:p>
        </w:tc>
        <w:tc>
          <w:tcPr>
            <w:tcW w:w="3261" w:type="dxa"/>
            <w:shd w:val="clear" w:color="auto" w:fill="auto"/>
          </w:tcPr>
          <w:p w14:paraId="20BDE85F" w14:textId="77777777" w:rsidR="00E07789" w:rsidRPr="007E7F55" w:rsidRDefault="00E07789" w:rsidP="007677B2">
            <w:pPr>
              <w:rPr>
                <w:b/>
              </w:rPr>
            </w:pPr>
            <w:r w:rsidRPr="007E7F55">
              <w:rPr>
                <w:b/>
              </w:rPr>
              <w:t>Review Date: 12.12.22</w:t>
            </w:r>
          </w:p>
        </w:tc>
        <w:tc>
          <w:tcPr>
            <w:tcW w:w="3118" w:type="dxa"/>
            <w:shd w:val="clear" w:color="auto" w:fill="auto"/>
          </w:tcPr>
          <w:p w14:paraId="3088476D" w14:textId="77777777" w:rsidR="00E07789" w:rsidRPr="007E7F55" w:rsidRDefault="00E07789" w:rsidP="007677B2">
            <w:pPr>
              <w:rPr>
                <w:b/>
              </w:rPr>
            </w:pPr>
            <w:r w:rsidRPr="007E7F55">
              <w:rPr>
                <w:b/>
              </w:rPr>
              <w:t>Review Date: 12.12.22</w:t>
            </w:r>
          </w:p>
        </w:tc>
      </w:tr>
      <w:bookmarkEnd w:id="1535"/>
      <w:bookmarkEnd w:id="1536"/>
    </w:tbl>
    <w:p w14:paraId="1978C7C6" w14:textId="77777777" w:rsidR="00CB6D0A" w:rsidRPr="00273852" w:rsidRDefault="00CB6D0A" w:rsidP="00E07789">
      <w:pPr>
        <w:pStyle w:val="Standard"/>
        <w:jc w:val="both"/>
        <w:rPr>
          <w:sz w:val="23"/>
          <w:szCs w:val="23"/>
        </w:rPr>
      </w:pPr>
    </w:p>
    <w:sectPr w:rsidR="00CB6D0A" w:rsidRPr="00273852" w:rsidSect="00764958">
      <w:headerReference w:type="default" r:id="rId7"/>
      <w:footerReference w:type="default" r:id="rId8"/>
      <w:pgSz w:w="12240" w:h="15840"/>
      <w:pgMar w:top="360" w:right="1800" w:bottom="117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E455C" w14:textId="77777777" w:rsidR="00ED410B" w:rsidRDefault="00ED410B">
      <w:r>
        <w:separator/>
      </w:r>
    </w:p>
  </w:endnote>
  <w:endnote w:type="continuationSeparator" w:id="0">
    <w:p w14:paraId="43B8E2AC" w14:textId="77777777" w:rsidR="00ED410B" w:rsidRDefault="00ED41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3878B" w14:textId="77777777" w:rsidR="001257AE" w:rsidRDefault="001257AE" w:rsidP="00AE02FE">
    <w:pPr>
      <w:pStyle w:val="Footer"/>
      <w:tabs>
        <w:tab w:val="center" w:pos="4666"/>
        <w:tab w:val="right" w:pos="9333"/>
      </w:tabs>
      <w:rPr>
        <w:ins w:id="1537" w:author="00051521" w:date="2017-05-29T13:04:00Z"/>
      </w:rPr>
    </w:pPr>
    <w:ins w:id="1538" w:author="00051521" w:date="2017-05-29T13:04:00Z">
      <w:r>
        <w:rPr>
          <w:i/>
          <w:iCs/>
          <w:sz w:val="16"/>
          <w:szCs w:val="24"/>
        </w:rPr>
        <w:t xml:space="preserve">Hard copy is not mandatory. This document is controlled by distribution through Sesa intranet portal. If hard copy is to be used, it shall be stamped with seal of </w:t>
      </w:r>
      <w:r>
        <w:rPr>
          <w:i/>
          <w:iCs/>
          <w:color w:val="FF0000"/>
          <w:sz w:val="16"/>
          <w:szCs w:val="24"/>
        </w:rPr>
        <w:t xml:space="preserve">Controlled Copy </w:t>
      </w:r>
      <w:r>
        <w:rPr>
          <w:i/>
          <w:iCs/>
          <w:sz w:val="16"/>
          <w:szCs w:val="24"/>
        </w:rPr>
        <w:t>in Red.</w:t>
      </w:r>
    </w:ins>
  </w:p>
  <w:p w14:paraId="7673C8C4" w14:textId="77777777" w:rsidR="001257AE" w:rsidRDefault="001257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4A5AF" w14:textId="77777777" w:rsidR="00ED410B" w:rsidRDefault="00ED410B">
      <w:r>
        <w:separator/>
      </w:r>
    </w:p>
  </w:footnote>
  <w:footnote w:type="continuationSeparator" w:id="0">
    <w:p w14:paraId="65A1116B" w14:textId="77777777" w:rsidR="00ED410B" w:rsidRDefault="00ED41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632"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6"/>
      <w:gridCol w:w="4111"/>
      <w:gridCol w:w="1701"/>
      <w:gridCol w:w="1984"/>
    </w:tblGrid>
    <w:tr w:rsidR="00E07789" w:rsidRPr="00ED0FA7" w14:paraId="6E5EE257" w14:textId="77777777" w:rsidTr="007677B2">
      <w:trPr>
        <w:trHeight w:val="251"/>
      </w:trPr>
      <w:tc>
        <w:tcPr>
          <w:tcW w:w="2836" w:type="dxa"/>
          <w:vMerge w:val="restart"/>
          <w:tcBorders>
            <w:top w:val="single" w:sz="4" w:space="0" w:color="auto"/>
            <w:left w:val="single" w:sz="4" w:space="0" w:color="auto"/>
            <w:bottom w:val="single" w:sz="4" w:space="0" w:color="auto"/>
            <w:right w:val="single" w:sz="4" w:space="0" w:color="auto"/>
          </w:tcBorders>
          <w:vAlign w:val="center"/>
          <w:hideMark/>
        </w:tcPr>
        <w:p w14:paraId="1EC5A6E4" w14:textId="779FC82B" w:rsidR="00E07789" w:rsidRPr="00ED0FA7" w:rsidRDefault="00E07789" w:rsidP="00E07789">
          <w:pPr>
            <w:pStyle w:val="Header"/>
            <w:spacing w:line="276" w:lineRule="auto"/>
            <w:ind w:left="-122"/>
            <w:jc w:val="center"/>
          </w:pPr>
          <w:r w:rsidRPr="00ED0FA7">
            <w:rPr>
              <w:noProof/>
            </w:rPr>
            <w:drawing>
              <wp:inline distT="0" distB="0" distL="0" distR="0" wp14:anchorId="7A33580B" wp14:editId="35FE4B69">
                <wp:extent cx="1517650" cy="736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7650" cy="736600"/>
                        </a:xfrm>
                        <a:prstGeom prst="rect">
                          <a:avLst/>
                        </a:prstGeom>
                        <a:noFill/>
                        <a:ln>
                          <a:noFill/>
                        </a:ln>
                      </pic:spPr>
                    </pic:pic>
                  </a:graphicData>
                </a:graphic>
              </wp:inline>
            </w:drawing>
          </w:r>
        </w:p>
      </w:tc>
      <w:tc>
        <w:tcPr>
          <w:tcW w:w="4111" w:type="dxa"/>
          <w:tcBorders>
            <w:top w:val="single" w:sz="4" w:space="0" w:color="auto"/>
            <w:left w:val="single" w:sz="4" w:space="0" w:color="auto"/>
            <w:bottom w:val="single" w:sz="4" w:space="0" w:color="auto"/>
            <w:right w:val="single" w:sz="4" w:space="0" w:color="auto"/>
          </w:tcBorders>
          <w:vAlign w:val="center"/>
          <w:hideMark/>
        </w:tcPr>
        <w:p w14:paraId="1FA04D46" w14:textId="77777777" w:rsidR="00E07789" w:rsidRPr="00ED0FA7" w:rsidRDefault="00E07789" w:rsidP="00E07789">
          <w:pPr>
            <w:pStyle w:val="NoSpacing"/>
            <w:jc w:val="center"/>
            <w:rPr>
              <w:rFonts w:ascii="Times New Roman" w:hAnsi="Times New Roman"/>
              <w:b/>
              <w:lang w:val="en-US" w:eastAsia="en-US"/>
            </w:rPr>
          </w:pPr>
          <w:r w:rsidRPr="00ED0FA7">
            <w:rPr>
              <w:rFonts w:ascii="Times New Roman" w:hAnsi="Times New Roman"/>
              <w:b/>
            </w:rPr>
            <w:t>VEDANTA LIMITED – VALUE ADDED BUSINESS</w:t>
          </w:r>
        </w:p>
      </w:tc>
      <w:tc>
        <w:tcPr>
          <w:tcW w:w="1701" w:type="dxa"/>
          <w:tcBorders>
            <w:top w:val="single" w:sz="4" w:space="0" w:color="auto"/>
            <w:left w:val="single" w:sz="4" w:space="0" w:color="auto"/>
            <w:bottom w:val="single" w:sz="4" w:space="0" w:color="auto"/>
            <w:right w:val="single" w:sz="4" w:space="0" w:color="auto"/>
          </w:tcBorders>
          <w:hideMark/>
        </w:tcPr>
        <w:p w14:paraId="63C1451A"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rPr>
            <w:t>Document No.:</w:t>
          </w:r>
        </w:p>
      </w:tc>
      <w:tc>
        <w:tcPr>
          <w:tcW w:w="1984" w:type="dxa"/>
          <w:tcBorders>
            <w:top w:val="single" w:sz="4" w:space="0" w:color="auto"/>
            <w:left w:val="single" w:sz="4" w:space="0" w:color="auto"/>
            <w:bottom w:val="single" w:sz="4" w:space="0" w:color="auto"/>
            <w:right w:val="single" w:sz="4" w:space="0" w:color="auto"/>
          </w:tcBorders>
          <w:hideMark/>
        </w:tcPr>
        <w:p w14:paraId="0884EC03"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rPr>
            <w:t>VL/IMS/VAB/PID-1 /MECH/WI/01</w:t>
          </w:r>
        </w:p>
      </w:tc>
    </w:tr>
    <w:tr w:rsidR="00E07789" w:rsidRPr="00ED0FA7" w14:paraId="333DB8BA"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491E06BC" w14:textId="77777777" w:rsidR="00E07789" w:rsidRPr="00ED0FA7" w:rsidRDefault="00E07789" w:rsidP="00E07789"/>
      </w:tc>
      <w:tc>
        <w:tcPr>
          <w:tcW w:w="4111" w:type="dxa"/>
          <w:tcBorders>
            <w:top w:val="single" w:sz="4" w:space="0" w:color="auto"/>
            <w:left w:val="single" w:sz="4" w:space="0" w:color="auto"/>
            <w:bottom w:val="single" w:sz="4" w:space="0" w:color="auto"/>
            <w:right w:val="single" w:sz="4" w:space="0" w:color="auto"/>
          </w:tcBorders>
          <w:vAlign w:val="center"/>
          <w:hideMark/>
        </w:tcPr>
        <w:p w14:paraId="1FF54020" w14:textId="77777777" w:rsidR="00E07789" w:rsidRPr="00ED0FA7" w:rsidRDefault="00E07789" w:rsidP="00E07789">
          <w:pPr>
            <w:pStyle w:val="NoSpacing"/>
            <w:jc w:val="center"/>
            <w:rPr>
              <w:rFonts w:ascii="Times New Roman" w:hAnsi="Times New Roman"/>
              <w:b/>
              <w:lang w:val="en-US" w:eastAsia="en-US"/>
            </w:rPr>
          </w:pPr>
          <w:r w:rsidRPr="00ED0FA7">
            <w:rPr>
              <w:rFonts w:ascii="Times New Roman" w:hAnsi="Times New Roman"/>
              <w:b/>
            </w:rPr>
            <w:t>Integrated Management System</w:t>
          </w:r>
        </w:p>
      </w:tc>
      <w:tc>
        <w:tcPr>
          <w:tcW w:w="1701" w:type="dxa"/>
          <w:tcBorders>
            <w:top w:val="single" w:sz="4" w:space="0" w:color="auto"/>
            <w:left w:val="single" w:sz="4" w:space="0" w:color="auto"/>
            <w:bottom w:val="single" w:sz="4" w:space="0" w:color="auto"/>
            <w:right w:val="single" w:sz="4" w:space="0" w:color="auto"/>
          </w:tcBorders>
          <w:hideMark/>
        </w:tcPr>
        <w:p w14:paraId="1EA9DFB2"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rPr>
            <w:t>Revision Date:</w:t>
          </w:r>
        </w:p>
      </w:tc>
      <w:tc>
        <w:tcPr>
          <w:tcW w:w="1984" w:type="dxa"/>
          <w:tcBorders>
            <w:top w:val="single" w:sz="4" w:space="0" w:color="auto"/>
            <w:left w:val="single" w:sz="4" w:space="0" w:color="auto"/>
            <w:bottom w:val="single" w:sz="4" w:space="0" w:color="auto"/>
            <w:right w:val="single" w:sz="4" w:space="0" w:color="auto"/>
          </w:tcBorders>
          <w:hideMark/>
        </w:tcPr>
        <w:p w14:paraId="75F781DC"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lang w:val="en-US" w:eastAsia="en-US"/>
            </w:rPr>
            <w:t>14.11.2022</w:t>
          </w:r>
        </w:p>
      </w:tc>
    </w:tr>
    <w:tr w:rsidR="00E07789" w:rsidRPr="00ED0FA7" w14:paraId="6BEE5DD4" w14:textId="77777777" w:rsidTr="007677B2">
      <w:trPr>
        <w:trHeight w:val="143"/>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61E48F4F" w14:textId="77777777" w:rsidR="00E07789" w:rsidRPr="00ED0FA7" w:rsidRDefault="00E07789" w:rsidP="00E07789"/>
      </w:tc>
      <w:tc>
        <w:tcPr>
          <w:tcW w:w="4111" w:type="dxa"/>
          <w:vMerge w:val="restart"/>
          <w:tcBorders>
            <w:top w:val="single" w:sz="4" w:space="0" w:color="auto"/>
            <w:left w:val="single" w:sz="4" w:space="0" w:color="auto"/>
            <w:bottom w:val="single" w:sz="4" w:space="0" w:color="auto"/>
            <w:right w:val="single" w:sz="4" w:space="0" w:color="auto"/>
          </w:tcBorders>
          <w:vAlign w:val="center"/>
          <w:hideMark/>
        </w:tcPr>
        <w:p w14:paraId="185ABE71" w14:textId="77777777" w:rsidR="00E07789" w:rsidRPr="00ED0FA7" w:rsidRDefault="00E07789" w:rsidP="00E07789">
          <w:pPr>
            <w:pStyle w:val="Default"/>
            <w:rPr>
              <w:b/>
              <w:bCs/>
              <w:color w:val="auto"/>
              <w:sz w:val="27"/>
              <w:szCs w:val="27"/>
            </w:rPr>
          </w:pPr>
          <w:r w:rsidRPr="00ED0FA7">
            <w:rPr>
              <w:b/>
              <w:bCs/>
              <w:color w:val="auto"/>
              <w:sz w:val="27"/>
              <w:szCs w:val="27"/>
            </w:rPr>
            <w:t xml:space="preserve">Work Instruction for Online CBM </w:t>
          </w:r>
        </w:p>
        <w:p w14:paraId="6C48A860" w14:textId="77777777" w:rsidR="00E07789" w:rsidRPr="00ED0FA7" w:rsidRDefault="00E07789" w:rsidP="00E07789">
          <w:pPr>
            <w:pStyle w:val="NoSpacing"/>
            <w:jc w:val="center"/>
            <w:rPr>
              <w:rFonts w:ascii="Times New Roman" w:hAnsi="Times New Roman"/>
              <w:b/>
              <w:lang w:val="en-US" w:eastAsia="en-US"/>
            </w:rPr>
          </w:pPr>
        </w:p>
      </w:tc>
      <w:tc>
        <w:tcPr>
          <w:tcW w:w="1701" w:type="dxa"/>
          <w:tcBorders>
            <w:top w:val="single" w:sz="4" w:space="0" w:color="auto"/>
            <w:left w:val="single" w:sz="4" w:space="0" w:color="auto"/>
            <w:bottom w:val="single" w:sz="4" w:space="0" w:color="auto"/>
            <w:right w:val="single" w:sz="4" w:space="0" w:color="auto"/>
          </w:tcBorders>
          <w:hideMark/>
        </w:tcPr>
        <w:p w14:paraId="3A7054F9"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rPr>
            <w:t>Revision No.:</w:t>
          </w:r>
        </w:p>
      </w:tc>
      <w:tc>
        <w:tcPr>
          <w:tcW w:w="1984" w:type="dxa"/>
          <w:tcBorders>
            <w:top w:val="single" w:sz="4" w:space="0" w:color="auto"/>
            <w:left w:val="single" w:sz="4" w:space="0" w:color="auto"/>
            <w:bottom w:val="single" w:sz="4" w:space="0" w:color="auto"/>
            <w:right w:val="single" w:sz="4" w:space="0" w:color="auto"/>
          </w:tcBorders>
          <w:hideMark/>
        </w:tcPr>
        <w:p w14:paraId="0278B618"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lang w:val="en-US" w:eastAsia="en-US"/>
            </w:rPr>
            <w:t>00</w:t>
          </w:r>
        </w:p>
      </w:tc>
    </w:tr>
    <w:tr w:rsidR="00E07789" w14:paraId="09A80C0F" w14:textId="77777777" w:rsidTr="007677B2">
      <w:trPr>
        <w:trHeight w:val="98"/>
      </w:trPr>
      <w:tc>
        <w:tcPr>
          <w:tcW w:w="2836" w:type="dxa"/>
          <w:vMerge/>
          <w:tcBorders>
            <w:top w:val="single" w:sz="4" w:space="0" w:color="auto"/>
            <w:left w:val="single" w:sz="4" w:space="0" w:color="auto"/>
            <w:bottom w:val="single" w:sz="4" w:space="0" w:color="auto"/>
            <w:right w:val="single" w:sz="4" w:space="0" w:color="auto"/>
          </w:tcBorders>
          <w:vAlign w:val="center"/>
          <w:hideMark/>
        </w:tcPr>
        <w:p w14:paraId="3292872E" w14:textId="77777777" w:rsidR="00E07789" w:rsidRPr="00ED0FA7" w:rsidRDefault="00E07789" w:rsidP="00E07789"/>
      </w:tc>
      <w:tc>
        <w:tcPr>
          <w:tcW w:w="4111" w:type="dxa"/>
          <w:vMerge/>
          <w:tcBorders>
            <w:top w:val="single" w:sz="4" w:space="0" w:color="auto"/>
            <w:left w:val="single" w:sz="4" w:space="0" w:color="auto"/>
            <w:bottom w:val="single" w:sz="4" w:space="0" w:color="auto"/>
            <w:right w:val="single" w:sz="4" w:space="0" w:color="auto"/>
          </w:tcBorders>
          <w:vAlign w:val="center"/>
          <w:hideMark/>
        </w:tcPr>
        <w:p w14:paraId="3A58AF2D" w14:textId="77777777" w:rsidR="00E07789" w:rsidRPr="00ED0FA7" w:rsidRDefault="00E07789" w:rsidP="00E07789">
          <w:pPr>
            <w:pStyle w:val="NoSpacing"/>
            <w:rPr>
              <w:rFonts w:ascii="Times New Roman" w:hAnsi="Times New Roman"/>
              <w:b/>
              <w:lang w:val="en-US" w:eastAsia="en-US"/>
            </w:rPr>
          </w:pPr>
        </w:p>
      </w:tc>
      <w:tc>
        <w:tcPr>
          <w:tcW w:w="1701" w:type="dxa"/>
          <w:tcBorders>
            <w:top w:val="single" w:sz="4" w:space="0" w:color="auto"/>
            <w:left w:val="single" w:sz="4" w:space="0" w:color="auto"/>
            <w:bottom w:val="single" w:sz="4" w:space="0" w:color="auto"/>
            <w:right w:val="single" w:sz="4" w:space="0" w:color="auto"/>
          </w:tcBorders>
          <w:hideMark/>
        </w:tcPr>
        <w:p w14:paraId="7745256A" w14:textId="77777777" w:rsidR="00E07789" w:rsidRPr="00ED0FA7" w:rsidRDefault="00E07789" w:rsidP="00E07789">
          <w:pPr>
            <w:pStyle w:val="NoSpacing"/>
            <w:rPr>
              <w:rFonts w:ascii="Times New Roman" w:hAnsi="Times New Roman"/>
              <w:b/>
              <w:lang w:val="en-US" w:eastAsia="en-US"/>
            </w:rPr>
          </w:pPr>
          <w:r w:rsidRPr="00ED0FA7">
            <w:rPr>
              <w:rFonts w:ascii="Times New Roman" w:hAnsi="Times New Roman"/>
              <w:b/>
            </w:rPr>
            <w:t>Page No.:</w:t>
          </w:r>
        </w:p>
      </w:tc>
      <w:tc>
        <w:tcPr>
          <w:tcW w:w="1984" w:type="dxa"/>
          <w:tcBorders>
            <w:top w:val="single" w:sz="4" w:space="0" w:color="auto"/>
            <w:left w:val="single" w:sz="4" w:space="0" w:color="auto"/>
            <w:bottom w:val="single" w:sz="4" w:space="0" w:color="auto"/>
            <w:right w:val="single" w:sz="4" w:space="0" w:color="auto"/>
          </w:tcBorders>
          <w:hideMark/>
        </w:tcPr>
        <w:p w14:paraId="32B94C12" w14:textId="77777777" w:rsidR="00E07789" w:rsidRPr="00B834FB" w:rsidRDefault="00E07789" w:rsidP="00E07789">
          <w:pPr>
            <w:pStyle w:val="NoSpacing"/>
            <w:rPr>
              <w:rFonts w:ascii="Times New Roman" w:hAnsi="Times New Roman"/>
              <w:b/>
              <w:lang w:val="en-US" w:eastAsia="en-US"/>
            </w:rPr>
          </w:pPr>
          <w:r w:rsidRPr="00ED0FA7">
            <w:rPr>
              <w:rFonts w:ascii="Times New Roman" w:hAnsi="Times New Roman"/>
              <w:b/>
              <w:lang w:val="en-US" w:eastAsia="en-US"/>
            </w:rPr>
            <w:fldChar w:fldCharType="begin"/>
          </w:r>
          <w:r w:rsidRPr="00ED0FA7">
            <w:rPr>
              <w:rFonts w:ascii="Times New Roman" w:hAnsi="Times New Roman"/>
              <w:b/>
              <w:lang w:val="en-US" w:eastAsia="en-US"/>
            </w:rPr>
            <w:instrText xml:space="preserve"> PAGE  \* Arabic  \* MERGEFORMAT </w:instrText>
          </w:r>
          <w:r w:rsidRPr="00ED0FA7">
            <w:rPr>
              <w:rFonts w:ascii="Times New Roman" w:hAnsi="Times New Roman"/>
              <w:b/>
              <w:lang w:val="en-US" w:eastAsia="en-US"/>
            </w:rPr>
            <w:fldChar w:fldCharType="separate"/>
          </w:r>
          <w:r w:rsidRPr="00ED0FA7">
            <w:rPr>
              <w:rFonts w:ascii="Times New Roman" w:hAnsi="Times New Roman"/>
              <w:b/>
              <w:noProof/>
              <w:lang w:val="en-US" w:eastAsia="en-US"/>
            </w:rPr>
            <w:t>1</w:t>
          </w:r>
          <w:r w:rsidRPr="00ED0FA7">
            <w:rPr>
              <w:rFonts w:ascii="Times New Roman" w:hAnsi="Times New Roman"/>
              <w:b/>
              <w:lang w:val="en-US" w:eastAsia="en-US"/>
            </w:rPr>
            <w:fldChar w:fldCharType="end"/>
          </w:r>
          <w:r w:rsidRPr="00ED0FA7">
            <w:rPr>
              <w:rFonts w:ascii="Times New Roman" w:hAnsi="Times New Roman"/>
              <w:b/>
              <w:lang w:val="en-US" w:eastAsia="en-US"/>
            </w:rPr>
            <w:t xml:space="preserve"> of </w:t>
          </w:r>
          <w:r w:rsidRPr="00ED0FA7">
            <w:rPr>
              <w:rFonts w:ascii="Times New Roman" w:hAnsi="Times New Roman"/>
              <w:b/>
              <w:lang w:val="en-US" w:eastAsia="en-US"/>
            </w:rPr>
            <w:fldChar w:fldCharType="begin"/>
          </w:r>
          <w:r w:rsidRPr="00ED0FA7">
            <w:rPr>
              <w:rFonts w:ascii="Times New Roman" w:hAnsi="Times New Roman"/>
              <w:b/>
              <w:lang w:val="en-US" w:eastAsia="en-US"/>
            </w:rPr>
            <w:instrText xml:space="preserve"> NUMPAGES  \* Arabic  \* MERGEFORMAT </w:instrText>
          </w:r>
          <w:r w:rsidRPr="00ED0FA7">
            <w:rPr>
              <w:rFonts w:ascii="Times New Roman" w:hAnsi="Times New Roman"/>
              <w:b/>
              <w:lang w:val="en-US" w:eastAsia="en-US"/>
            </w:rPr>
            <w:fldChar w:fldCharType="separate"/>
          </w:r>
          <w:r w:rsidRPr="00ED0FA7">
            <w:rPr>
              <w:rFonts w:ascii="Times New Roman" w:hAnsi="Times New Roman"/>
              <w:b/>
              <w:noProof/>
              <w:lang w:val="en-US" w:eastAsia="en-US"/>
            </w:rPr>
            <w:t>2</w:t>
          </w:r>
          <w:r w:rsidRPr="00ED0FA7">
            <w:rPr>
              <w:rFonts w:ascii="Times New Roman" w:hAnsi="Times New Roman"/>
              <w:b/>
              <w:lang w:val="en-US" w:eastAsia="en-US"/>
            </w:rPr>
            <w:fldChar w:fldCharType="end"/>
          </w:r>
        </w:p>
      </w:tc>
    </w:tr>
  </w:tbl>
  <w:p w14:paraId="205441D9" w14:textId="77777777" w:rsidR="001257AE" w:rsidRPr="00AE02FE" w:rsidRDefault="001257AE" w:rsidP="00AE02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suff w:val="nothing"/>
      <w:lvlText w:val="%1."/>
      <w:lvlJc w:val="left"/>
      <w:pPr>
        <w:ind w:left="3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0C71100"/>
    <w:multiLevelType w:val="hybridMultilevel"/>
    <w:tmpl w:val="7C6CB302"/>
    <w:lvl w:ilvl="0" w:tplc="D8D854A8">
      <w:start w:val="1"/>
      <w:numFmt w:val="decimal"/>
      <w:lvlText w:val="%1."/>
      <w:lvlJc w:val="left"/>
      <w:pPr>
        <w:tabs>
          <w:tab w:val="num" w:pos="720"/>
        </w:tabs>
        <w:ind w:left="720" w:hanging="360"/>
      </w:pPr>
      <w:rPr>
        <w:rFonts w:hint="default"/>
      </w:rPr>
    </w:lvl>
    <w:lvl w:ilvl="1" w:tplc="12BE85BA" w:tentative="1">
      <w:start w:val="1"/>
      <w:numFmt w:val="lowerLetter"/>
      <w:lvlText w:val="%2."/>
      <w:lvlJc w:val="left"/>
      <w:pPr>
        <w:tabs>
          <w:tab w:val="num" w:pos="1440"/>
        </w:tabs>
        <w:ind w:left="1440" w:hanging="360"/>
      </w:pPr>
    </w:lvl>
    <w:lvl w:ilvl="2" w:tplc="D0D2AED8" w:tentative="1">
      <w:start w:val="1"/>
      <w:numFmt w:val="lowerRoman"/>
      <w:lvlText w:val="%3."/>
      <w:lvlJc w:val="right"/>
      <w:pPr>
        <w:tabs>
          <w:tab w:val="num" w:pos="2160"/>
        </w:tabs>
        <w:ind w:left="2160" w:hanging="180"/>
      </w:pPr>
    </w:lvl>
    <w:lvl w:ilvl="3" w:tplc="02F0204E" w:tentative="1">
      <w:start w:val="1"/>
      <w:numFmt w:val="decimal"/>
      <w:lvlText w:val="%4."/>
      <w:lvlJc w:val="left"/>
      <w:pPr>
        <w:tabs>
          <w:tab w:val="num" w:pos="2880"/>
        </w:tabs>
        <w:ind w:left="2880" w:hanging="360"/>
      </w:pPr>
    </w:lvl>
    <w:lvl w:ilvl="4" w:tplc="C1D0D226" w:tentative="1">
      <w:start w:val="1"/>
      <w:numFmt w:val="lowerLetter"/>
      <w:lvlText w:val="%5."/>
      <w:lvlJc w:val="left"/>
      <w:pPr>
        <w:tabs>
          <w:tab w:val="num" w:pos="3600"/>
        </w:tabs>
        <w:ind w:left="3600" w:hanging="360"/>
      </w:pPr>
    </w:lvl>
    <w:lvl w:ilvl="5" w:tplc="A2506FC8" w:tentative="1">
      <w:start w:val="1"/>
      <w:numFmt w:val="lowerRoman"/>
      <w:lvlText w:val="%6."/>
      <w:lvlJc w:val="right"/>
      <w:pPr>
        <w:tabs>
          <w:tab w:val="num" w:pos="4320"/>
        </w:tabs>
        <w:ind w:left="4320" w:hanging="180"/>
      </w:pPr>
    </w:lvl>
    <w:lvl w:ilvl="6" w:tplc="ED0EEB62" w:tentative="1">
      <w:start w:val="1"/>
      <w:numFmt w:val="decimal"/>
      <w:lvlText w:val="%7."/>
      <w:lvlJc w:val="left"/>
      <w:pPr>
        <w:tabs>
          <w:tab w:val="num" w:pos="5040"/>
        </w:tabs>
        <w:ind w:left="5040" w:hanging="360"/>
      </w:pPr>
    </w:lvl>
    <w:lvl w:ilvl="7" w:tplc="A20C45DC" w:tentative="1">
      <w:start w:val="1"/>
      <w:numFmt w:val="lowerLetter"/>
      <w:lvlText w:val="%8."/>
      <w:lvlJc w:val="left"/>
      <w:pPr>
        <w:tabs>
          <w:tab w:val="num" w:pos="5760"/>
        </w:tabs>
        <w:ind w:left="5760" w:hanging="360"/>
      </w:pPr>
    </w:lvl>
    <w:lvl w:ilvl="8" w:tplc="8F949BBE" w:tentative="1">
      <w:start w:val="1"/>
      <w:numFmt w:val="lowerRoman"/>
      <w:lvlText w:val="%9."/>
      <w:lvlJc w:val="right"/>
      <w:pPr>
        <w:tabs>
          <w:tab w:val="num" w:pos="6480"/>
        </w:tabs>
        <w:ind w:left="6480" w:hanging="180"/>
      </w:pPr>
    </w:lvl>
  </w:abstractNum>
  <w:abstractNum w:abstractNumId="2" w15:restartNumberingAfterBreak="0">
    <w:nsid w:val="046E1B70"/>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04B77DF3"/>
    <w:multiLevelType w:val="hybridMultilevel"/>
    <w:tmpl w:val="57780316"/>
    <w:lvl w:ilvl="0" w:tplc="F0209F56">
      <w:start w:val="1"/>
      <w:numFmt w:val="bullet"/>
      <w:lvlText w:val=""/>
      <w:lvlJc w:val="left"/>
      <w:pPr>
        <w:tabs>
          <w:tab w:val="num" w:pos="360"/>
        </w:tabs>
        <w:ind w:left="360" w:hanging="360"/>
      </w:pPr>
      <w:rPr>
        <w:rFonts w:ascii="Wingdings 2" w:hAnsi="Wingdings 2" w:hint="default"/>
      </w:rPr>
    </w:lvl>
    <w:lvl w:ilvl="1" w:tplc="4CEED22E" w:tentative="1">
      <w:start w:val="1"/>
      <w:numFmt w:val="bullet"/>
      <w:lvlText w:val="o"/>
      <w:lvlJc w:val="left"/>
      <w:pPr>
        <w:tabs>
          <w:tab w:val="num" w:pos="1440"/>
        </w:tabs>
        <w:ind w:left="1440" w:hanging="360"/>
      </w:pPr>
      <w:rPr>
        <w:rFonts w:ascii="Courier New" w:hAnsi="Courier New" w:hint="default"/>
      </w:rPr>
    </w:lvl>
    <w:lvl w:ilvl="2" w:tplc="E0F49AC6" w:tentative="1">
      <w:start w:val="1"/>
      <w:numFmt w:val="bullet"/>
      <w:lvlText w:val=""/>
      <w:lvlJc w:val="left"/>
      <w:pPr>
        <w:tabs>
          <w:tab w:val="num" w:pos="2160"/>
        </w:tabs>
        <w:ind w:left="2160" w:hanging="360"/>
      </w:pPr>
      <w:rPr>
        <w:rFonts w:ascii="Wingdings" w:hAnsi="Wingdings" w:hint="default"/>
      </w:rPr>
    </w:lvl>
    <w:lvl w:ilvl="3" w:tplc="1BEC6D7A" w:tentative="1">
      <w:start w:val="1"/>
      <w:numFmt w:val="bullet"/>
      <w:lvlText w:val=""/>
      <w:lvlJc w:val="left"/>
      <w:pPr>
        <w:tabs>
          <w:tab w:val="num" w:pos="2880"/>
        </w:tabs>
        <w:ind w:left="2880" w:hanging="360"/>
      </w:pPr>
      <w:rPr>
        <w:rFonts w:ascii="Symbol" w:hAnsi="Symbol" w:hint="default"/>
      </w:rPr>
    </w:lvl>
    <w:lvl w:ilvl="4" w:tplc="786E8398" w:tentative="1">
      <w:start w:val="1"/>
      <w:numFmt w:val="bullet"/>
      <w:lvlText w:val="o"/>
      <w:lvlJc w:val="left"/>
      <w:pPr>
        <w:tabs>
          <w:tab w:val="num" w:pos="3600"/>
        </w:tabs>
        <w:ind w:left="3600" w:hanging="360"/>
      </w:pPr>
      <w:rPr>
        <w:rFonts w:ascii="Courier New" w:hAnsi="Courier New" w:hint="default"/>
      </w:rPr>
    </w:lvl>
    <w:lvl w:ilvl="5" w:tplc="D8306460" w:tentative="1">
      <w:start w:val="1"/>
      <w:numFmt w:val="bullet"/>
      <w:lvlText w:val=""/>
      <w:lvlJc w:val="left"/>
      <w:pPr>
        <w:tabs>
          <w:tab w:val="num" w:pos="4320"/>
        </w:tabs>
        <w:ind w:left="4320" w:hanging="360"/>
      </w:pPr>
      <w:rPr>
        <w:rFonts w:ascii="Wingdings" w:hAnsi="Wingdings" w:hint="default"/>
      </w:rPr>
    </w:lvl>
    <w:lvl w:ilvl="6" w:tplc="32460A1E" w:tentative="1">
      <w:start w:val="1"/>
      <w:numFmt w:val="bullet"/>
      <w:lvlText w:val=""/>
      <w:lvlJc w:val="left"/>
      <w:pPr>
        <w:tabs>
          <w:tab w:val="num" w:pos="5040"/>
        </w:tabs>
        <w:ind w:left="5040" w:hanging="360"/>
      </w:pPr>
      <w:rPr>
        <w:rFonts w:ascii="Symbol" w:hAnsi="Symbol" w:hint="default"/>
      </w:rPr>
    </w:lvl>
    <w:lvl w:ilvl="7" w:tplc="7FC4E3AE" w:tentative="1">
      <w:start w:val="1"/>
      <w:numFmt w:val="bullet"/>
      <w:lvlText w:val="o"/>
      <w:lvlJc w:val="left"/>
      <w:pPr>
        <w:tabs>
          <w:tab w:val="num" w:pos="5760"/>
        </w:tabs>
        <w:ind w:left="5760" w:hanging="360"/>
      </w:pPr>
      <w:rPr>
        <w:rFonts w:ascii="Courier New" w:hAnsi="Courier New" w:hint="default"/>
      </w:rPr>
    </w:lvl>
    <w:lvl w:ilvl="8" w:tplc="3E64FF6E"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63C512C"/>
    <w:multiLevelType w:val="multilevel"/>
    <w:tmpl w:val="7480C258"/>
    <w:lvl w:ilvl="0">
      <w:start w:val="1"/>
      <w:numFmt w:val="bullet"/>
      <w:lvlText w:val=""/>
      <w:lvlJc w:val="left"/>
      <w:pPr>
        <w:tabs>
          <w:tab w:val="num" w:pos="720"/>
        </w:tabs>
        <w:ind w:left="720" w:hanging="360"/>
      </w:pPr>
      <w:rPr>
        <w:rFonts w:ascii="Wingdings" w:hAnsi="Wingdings" w:hint="default"/>
      </w:rPr>
    </w:lvl>
    <w:lvl w:ilvl="1">
      <w:start w:val="1"/>
      <w:numFmt w:val="decimal"/>
      <w:lvlText w:val="%2.1"/>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5" w15:restartNumberingAfterBreak="0">
    <w:nsid w:val="064E1529"/>
    <w:multiLevelType w:val="hybridMultilevel"/>
    <w:tmpl w:val="F3849ECA"/>
    <w:lvl w:ilvl="0" w:tplc="FFFFFFFF">
      <w:start w:val="1"/>
      <w:numFmt w:val="bullet"/>
      <w:lvlText w:val=""/>
      <w:lvlJc w:val="left"/>
      <w:pPr>
        <w:tabs>
          <w:tab w:val="num" w:pos="360"/>
        </w:tabs>
        <w:ind w:left="360" w:hanging="360"/>
      </w:pPr>
      <w:rPr>
        <w:rFonts w:ascii="Wingdings 2" w:hAnsi="Wingdings 2"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7B55E18"/>
    <w:multiLevelType w:val="hybridMultilevel"/>
    <w:tmpl w:val="EC749E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86E1872"/>
    <w:multiLevelType w:val="singleLevel"/>
    <w:tmpl w:val="04090015"/>
    <w:lvl w:ilvl="0">
      <w:start w:val="1"/>
      <w:numFmt w:val="upperLetter"/>
      <w:lvlText w:val="%1."/>
      <w:lvlJc w:val="left"/>
      <w:pPr>
        <w:tabs>
          <w:tab w:val="num" w:pos="360"/>
        </w:tabs>
        <w:ind w:left="360" w:hanging="360"/>
      </w:pPr>
    </w:lvl>
  </w:abstractNum>
  <w:abstractNum w:abstractNumId="8" w15:restartNumberingAfterBreak="0">
    <w:nsid w:val="08F55D99"/>
    <w:multiLevelType w:val="multilevel"/>
    <w:tmpl w:val="1BC4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F30476C"/>
    <w:multiLevelType w:val="hybridMultilevel"/>
    <w:tmpl w:val="A17A6A00"/>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15B0FBD"/>
    <w:multiLevelType w:val="multilevel"/>
    <w:tmpl w:val="05FCE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31B1C3F"/>
    <w:multiLevelType w:val="multilevel"/>
    <w:tmpl w:val="D07EF112"/>
    <w:styleLink w:val="Style1"/>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61253D1"/>
    <w:multiLevelType w:val="multilevel"/>
    <w:tmpl w:val="8CECA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D50276"/>
    <w:multiLevelType w:val="hybridMultilevel"/>
    <w:tmpl w:val="C32615A8"/>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 w15:restartNumberingAfterBreak="0">
    <w:nsid w:val="1C9D6E90"/>
    <w:multiLevelType w:val="multilevel"/>
    <w:tmpl w:val="C6FA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D7059B"/>
    <w:multiLevelType w:val="singleLevel"/>
    <w:tmpl w:val="04090015"/>
    <w:lvl w:ilvl="0">
      <w:start w:val="1"/>
      <w:numFmt w:val="upperLetter"/>
      <w:lvlText w:val="%1."/>
      <w:lvlJc w:val="left"/>
      <w:pPr>
        <w:tabs>
          <w:tab w:val="num" w:pos="360"/>
        </w:tabs>
        <w:ind w:left="360" w:hanging="360"/>
      </w:pPr>
    </w:lvl>
  </w:abstractNum>
  <w:abstractNum w:abstractNumId="16" w15:restartNumberingAfterBreak="0">
    <w:nsid w:val="22263C53"/>
    <w:multiLevelType w:val="hybridMultilevel"/>
    <w:tmpl w:val="D73A68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2E97256"/>
    <w:multiLevelType w:val="hybridMultilevel"/>
    <w:tmpl w:val="B93EF924"/>
    <w:lvl w:ilvl="0" w:tplc="40090015">
      <w:start w:val="1"/>
      <w:numFmt w:val="upperLetter"/>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255F75C4"/>
    <w:multiLevelType w:val="hybridMultilevel"/>
    <w:tmpl w:val="5A4A30E2"/>
    <w:lvl w:ilvl="0" w:tplc="0409000F">
      <w:start w:val="1"/>
      <w:numFmt w:val="decimal"/>
      <w:lvlText w:val="%1."/>
      <w:lvlJc w:val="left"/>
      <w:pPr>
        <w:tabs>
          <w:tab w:val="num" w:pos="644"/>
        </w:tabs>
        <w:ind w:left="644"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271F185D"/>
    <w:multiLevelType w:val="singleLevel"/>
    <w:tmpl w:val="04090015"/>
    <w:lvl w:ilvl="0">
      <w:start w:val="1"/>
      <w:numFmt w:val="upperLetter"/>
      <w:lvlText w:val="%1."/>
      <w:lvlJc w:val="left"/>
      <w:pPr>
        <w:tabs>
          <w:tab w:val="num" w:pos="360"/>
        </w:tabs>
        <w:ind w:left="360" w:hanging="360"/>
      </w:pPr>
    </w:lvl>
  </w:abstractNum>
  <w:abstractNum w:abstractNumId="20" w15:restartNumberingAfterBreak="0">
    <w:nsid w:val="278B38D4"/>
    <w:multiLevelType w:val="hybridMultilevel"/>
    <w:tmpl w:val="D73A68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8DD5D72"/>
    <w:multiLevelType w:val="multilevel"/>
    <w:tmpl w:val="3438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EE640A"/>
    <w:multiLevelType w:val="multilevel"/>
    <w:tmpl w:val="DB0628C6"/>
    <w:lvl w:ilvl="0">
      <w:start w:val="1"/>
      <w:numFmt w:val="decimal"/>
      <w:lvlText w:val="%1."/>
      <w:lvlJc w:val="left"/>
      <w:pPr>
        <w:tabs>
          <w:tab w:val="num" w:pos="720"/>
        </w:tabs>
        <w:ind w:left="720" w:hanging="360"/>
      </w:pPr>
      <w:rPr>
        <w:rFonts w:hint="default"/>
      </w:rPr>
    </w:lvl>
    <w:lvl w:ilvl="1">
      <w:start w:val="1"/>
      <w:numFmt w:val="decimal"/>
      <w:lvlText w:val="%2.1"/>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2ED30C8B"/>
    <w:multiLevelType w:val="multilevel"/>
    <w:tmpl w:val="EA7E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5280877"/>
    <w:multiLevelType w:val="singleLevel"/>
    <w:tmpl w:val="04090015"/>
    <w:lvl w:ilvl="0">
      <w:start w:val="1"/>
      <w:numFmt w:val="upperLetter"/>
      <w:lvlText w:val="%1."/>
      <w:lvlJc w:val="left"/>
      <w:pPr>
        <w:tabs>
          <w:tab w:val="num" w:pos="360"/>
        </w:tabs>
        <w:ind w:left="360" w:hanging="360"/>
      </w:pPr>
    </w:lvl>
  </w:abstractNum>
  <w:abstractNum w:abstractNumId="25" w15:restartNumberingAfterBreak="0">
    <w:nsid w:val="3549753C"/>
    <w:multiLevelType w:val="multilevel"/>
    <w:tmpl w:val="AE080876"/>
    <w:lvl w:ilvl="0">
      <w:start w:val="1"/>
      <w:numFmt w:val="bullet"/>
      <w:lvlText w:val=""/>
      <w:lvlJc w:val="left"/>
      <w:pPr>
        <w:tabs>
          <w:tab w:val="num" w:pos="720"/>
        </w:tabs>
        <w:ind w:left="720" w:hanging="360"/>
      </w:pPr>
      <w:rPr>
        <w:rFonts w:ascii="Wingdings" w:hAnsi="Wingdings" w:hint="default"/>
      </w:rPr>
    </w:lvl>
    <w:lvl w:ilvl="1">
      <w:start w:val="1"/>
      <w:numFmt w:val="decimal"/>
      <w:lvlText w:val="%2.1"/>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355F422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7" w15:restartNumberingAfterBreak="0">
    <w:nsid w:val="409729D3"/>
    <w:multiLevelType w:val="hybridMultilevel"/>
    <w:tmpl w:val="D73A68E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414E7D0B"/>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29" w15:restartNumberingAfterBreak="0">
    <w:nsid w:val="41E245F3"/>
    <w:multiLevelType w:val="singleLevel"/>
    <w:tmpl w:val="7B8E9AB6"/>
    <w:lvl w:ilvl="0">
      <w:start w:val="1"/>
      <w:numFmt w:val="decimal"/>
      <w:lvlText w:val="%1."/>
      <w:lvlJc w:val="left"/>
      <w:pPr>
        <w:tabs>
          <w:tab w:val="num" w:pos="840"/>
        </w:tabs>
        <w:ind w:left="840" w:hanging="360"/>
      </w:pPr>
      <w:rPr>
        <w:rFonts w:hint="default"/>
      </w:rPr>
    </w:lvl>
  </w:abstractNum>
  <w:abstractNum w:abstractNumId="30" w15:restartNumberingAfterBreak="0">
    <w:nsid w:val="445D76F2"/>
    <w:multiLevelType w:val="singleLevel"/>
    <w:tmpl w:val="04090015"/>
    <w:lvl w:ilvl="0">
      <w:start w:val="1"/>
      <w:numFmt w:val="upperLetter"/>
      <w:lvlText w:val="%1."/>
      <w:lvlJc w:val="left"/>
      <w:pPr>
        <w:tabs>
          <w:tab w:val="num" w:pos="360"/>
        </w:tabs>
        <w:ind w:left="360" w:hanging="360"/>
      </w:pPr>
    </w:lvl>
  </w:abstractNum>
  <w:abstractNum w:abstractNumId="31" w15:restartNumberingAfterBreak="0">
    <w:nsid w:val="44FC305A"/>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32" w15:restartNumberingAfterBreak="0">
    <w:nsid w:val="492967B2"/>
    <w:multiLevelType w:val="multilevel"/>
    <w:tmpl w:val="C95A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9EA640B"/>
    <w:multiLevelType w:val="hybridMultilevel"/>
    <w:tmpl w:val="733AFCF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ABF5106"/>
    <w:multiLevelType w:val="hybridMultilevel"/>
    <w:tmpl w:val="33D4D28C"/>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4AF2750D"/>
    <w:multiLevelType w:val="multilevel"/>
    <w:tmpl w:val="99B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B012F12"/>
    <w:multiLevelType w:val="singleLevel"/>
    <w:tmpl w:val="04090015"/>
    <w:lvl w:ilvl="0">
      <w:start w:val="1"/>
      <w:numFmt w:val="upperLetter"/>
      <w:lvlText w:val="%1."/>
      <w:lvlJc w:val="left"/>
      <w:pPr>
        <w:tabs>
          <w:tab w:val="num" w:pos="360"/>
        </w:tabs>
        <w:ind w:left="360" w:hanging="360"/>
      </w:pPr>
    </w:lvl>
  </w:abstractNum>
  <w:abstractNum w:abstractNumId="37" w15:restartNumberingAfterBreak="0">
    <w:nsid w:val="4E292EC3"/>
    <w:multiLevelType w:val="singleLevel"/>
    <w:tmpl w:val="04090015"/>
    <w:lvl w:ilvl="0">
      <w:start w:val="1"/>
      <w:numFmt w:val="upperLetter"/>
      <w:lvlText w:val="%1."/>
      <w:lvlJc w:val="left"/>
      <w:pPr>
        <w:tabs>
          <w:tab w:val="num" w:pos="360"/>
        </w:tabs>
        <w:ind w:left="360" w:hanging="360"/>
      </w:pPr>
    </w:lvl>
  </w:abstractNum>
  <w:abstractNum w:abstractNumId="38" w15:restartNumberingAfterBreak="0">
    <w:nsid w:val="53424FF8"/>
    <w:multiLevelType w:val="hybridMultilevel"/>
    <w:tmpl w:val="F300FC06"/>
    <w:lvl w:ilvl="0" w:tplc="FFFFFFFF">
      <w:start w:val="1"/>
      <w:numFmt w:val="upp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54800BE3"/>
    <w:multiLevelType w:val="hybridMultilevel"/>
    <w:tmpl w:val="8C0E8D24"/>
    <w:lvl w:ilvl="0" w:tplc="97621F82">
      <w:start w:val="1"/>
      <w:numFmt w:val="bullet"/>
      <w:lvlText w:val=""/>
      <w:lvlJc w:val="left"/>
      <w:pPr>
        <w:tabs>
          <w:tab w:val="num" w:pos="360"/>
        </w:tabs>
        <w:ind w:left="360" w:hanging="360"/>
      </w:pPr>
      <w:rPr>
        <w:rFonts w:ascii="Wingdings" w:hAnsi="Wingdings" w:hint="default"/>
      </w:rPr>
    </w:lvl>
    <w:lvl w:ilvl="1" w:tplc="3A4A78C0" w:tentative="1">
      <w:start w:val="1"/>
      <w:numFmt w:val="bullet"/>
      <w:lvlText w:val="o"/>
      <w:lvlJc w:val="left"/>
      <w:pPr>
        <w:tabs>
          <w:tab w:val="num" w:pos="1440"/>
        </w:tabs>
        <w:ind w:left="1440" w:hanging="360"/>
      </w:pPr>
      <w:rPr>
        <w:rFonts w:ascii="Courier New" w:hAnsi="Courier New" w:hint="default"/>
      </w:rPr>
    </w:lvl>
    <w:lvl w:ilvl="2" w:tplc="C36C992A" w:tentative="1">
      <w:start w:val="1"/>
      <w:numFmt w:val="bullet"/>
      <w:lvlText w:val=""/>
      <w:lvlJc w:val="left"/>
      <w:pPr>
        <w:tabs>
          <w:tab w:val="num" w:pos="2160"/>
        </w:tabs>
        <w:ind w:left="2160" w:hanging="360"/>
      </w:pPr>
      <w:rPr>
        <w:rFonts w:ascii="Wingdings" w:hAnsi="Wingdings" w:hint="default"/>
      </w:rPr>
    </w:lvl>
    <w:lvl w:ilvl="3" w:tplc="8E586680" w:tentative="1">
      <w:start w:val="1"/>
      <w:numFmt w:val="bullet"/>
      <w:lvlText w:val=""/>
      <w:lvlJc w:val="left"/>
      <w:pPr>
        <w:tabs>
          <w:tab w:val="num" w:pos="2880"/>
        </w:tabs>
        <w:ind w:left="2880" w:hanging="360"/>
      </w:pPr>
      <w:rPr>
        <w:rFonts w:ascii="Symbol" w:hAnsi="Symbol" w:hint="default"/>
      </w:rPr>
    </w:lvl>
    <w:lvl w:ilvl="4" w:tplc="ACB670C4" w:tentative="1">
      <w:start w:val="1"/>
      <w:numFmt w:val="bullet"/>
      <w:lvlText w:val="o"/>
      <w:lvlJc w:val="left"/>
      <w:pPr>
        <w:tabs>
          <w:tab w:val="num" w:pos="3600"/>
        </w:tabs>
        <w:ind w:left="3600" w:hanging="360"/>
      </w:pPr>
      <w:rPr>
        <w:rFonts w:ascii="Courier New" w:hAnsi="Courier New" w:hint="default"/>
      </w:rPr>
    </w:lvl>
    <w:lvl w:ilvl="5" w:tplc="979CB716" w:tentative="1">
      <w:start w:val="1"/>
      <w:numFmt w:val="bullet"/>
      <w:lvlText w:val=""/>
      <w:lvlJc w:val="left"/>
      <w:pPr>
        <w:tabs>
          <w:tab w:val="num" w:pos="4320"/>
        </w:tabs>
        <w:ind w:left="4320" w:hanging="360"/>
      </w:pPr>
      <w:rPr>
        <w:rFonts w:ascii="Wingdings" w:hAnsi="Wingdings" w:hint="default"/>
      </w:rPr>
    </w:lvl>
    <w:lvl w:ilvl="6" w:tplc="75605D38" w:tentative="1">
      <w:start w:val="1"/>
      <w:numFmt w:val="bullet"/>
      <w:lvlText w:val=""/>
      <w:lvlJc w:val="left"/>
      <w:pPr>
        <w:tabs>
          <w:tab w:val="num" w:pos="5040"/>
        </w:tabs>
        <w:ind w:left="5040" w:hanging="360"/>
      </w:pPr>
      <w:rPr>
        <w:rFonts w:ascii="Symbol" w:hAnsi="Symbol" w:hint="default"/>
      </w:rPr>
    </w:lvl>
    <w:lvl w:ilvl="7" w:tplc="C7442302" w:tentative="1">
      <w:start w:val="1"/>
      <w:numFmt w:val="bullet"/>
      <w:lvlText w:val="o"/>
      <w:lvlJc w:val="left"/>
      <w:pPr>
        <w:tabs>
          <w:tab w:val="num" w:pos="5760"/>
        </w:tabs>
        <w:ind w:left="5760" w:hanging="360"/>
      </w:pPr>
      <w:rPr>
        <w:rFonts w:ascii="Courier New" w:hAnsi="Courier New" w:hint="default"/>
      </w:rPr>
    </w:lvl>
    <w:lvl w:ilvl="8" w:tplc="58727D32"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72A4153"/>
    <w:multiLevelType w:val="singleLevel"/>
    <w:tmpl w:val="0409000F"/>
    <w:lvl w:ilvl="0">
      <w:start w:val="1"/>
      <w:numFmt w:val="decimal"/>
      <w:lvlText w:val="%1."/>
      <w:lvlJc w:val="left"/>
      <w:pPr>
        <w:tabs>
          <w:tab w:val="num" w:pos="360"/>
        </w:tabs>
        <w:ind w:left="360" w:hanging="360"/>
      </w:pPr>
    </w:lvl>
  </w:abstractNum>
  <w:abstractNum w:abstractNumId="41" w15:restartNumberingAfterBreak="0">
    <w:nsid w:val="57384003"/>
    <w:multiLevelType w:val="hybridMultilevel"/>
    <w:tmpl w:val="FB84AA86"/>
    <w:lvl w:ilvl="0" w:tplc="40090015">
      <w:start w:val="1"/>
      <w:numFmt w:val="upperLetter"/>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5794227A"/>
    <w:multiLevelType w:val="hybridMultilevel"/>
    <w:tmpl w:val="BB6C9E82"/>
    <w:lvl w:ilvl="0" w:tplc="40090015">
      <w:start w:val="1"/>
      <w:numFmt w:val="upperLetter"/>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590718B9"/>
    <w:multiLevelType w:val="multilevel"/>
    <w:tmpl w:val="D07EF112"/>
    <w:numStyleLink w:val="Style1"/>
  </w:abstractNum>
  <w:abstractNum w:abstractNumId="44" w15:restartNumberingAfterBreak="0">
    <w:nsid w:val="5A8858C7"/>
    <w:multiLevelType w:val="hybridMultilevel"/>
    <w:tmpl w:val="262485BC"/>
    <w:lvl w:ilvl="0" w:tplc="40090015">
      <w:start w:val="1"/>
      <w:numFmt w:val="upperLetter"/>
      <w:lvlText w:val="%1."/>
      <w:lvlJc w:val="left"/>
      <w:pPr>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62791762"/>
    <w:multiLevelType w:val="hybridMultilevel"/>
    <w:tmpl w:val="7A021100"/>
    <w:lvl w:ilvl="0" w:tplc="FFFFFFFF">
      <w:start w:val="1"/>
      <w:numFmt w:val="upp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6" w15:restartNumberingAfterBreak="0">
    <w:nsid w:val="667C7E45"/>
    <w:multiLevelType w:val="singleLevel"/>
    <w:tmpl w:val="04090015"/>
    <w:lvl w:ilvl="0">
      <w:start w:val="1"/>
      <w:numFmt w:val="upperLetter"/>
      <w:lvlText w:val="%1."/>
      <w:lvlJc w:val="left"/>
      <w:pPr>
        <w:tabs>
          <w:tab w:val="num" w:pos="360"/>
        </w:tabs>
        <w:ind w:left="360" w:hanging="360"/>
      </w:pPr>
    </w:lvl>
  </w:abstractNum>
  <w:abstractNum w:abstractNumId="47" w15:restartNumberingAfterBreak="0">
    <w:nsid w:val="6925750D"/>
    <w:multiLevelType w:val="hybridMultilevel"/>
    <w:tmpl w:val="77C4F44A"/>
    <w:lvl w:ilvl="0" w:tplc="04090015">
      <w:start w:val="1"/>
      <w:numFmt w:val="upperLetter"/>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8" w15:restartNumberingAfterBreak="0">
    <w:nsid w:val="6CBB1090"/>
    <w:multiLevelType w:val="singleLevel"/>
    <w:tmpl w:val="04090015"/>
    <w:lvl w:ilvl="0">
      <w:start w:val="1"/>
      <w:numFmt w:val="upperLetter"/>
      <w:lvlText w:val="%1."/>
      <w:lvlJc w:val="left"/>
      <w:pPr>
        <w:tabs>
          <w:tab w:val="num" w:pos="360"/>
        </w:tabs>
        <w:ind w:left="360" w:hanging="360"/>
      </w:pPr>
    </w:lvl>
  </w:abstractNum>
  <w:abstractNum w:abstractNumId="49" w15:restartNumberingAfterBreak="0">
    <w:nsid w:val="6CF539B0"/>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0" w15:restartNumberingAfterBreak="0">
    <w:nsid w:val="7089182C"/>
    <w:multiLevelType w:val="singleLevel"/>
    <w:tmpl w:val="58B0ABD6"/>
    <w:lvl w:ilvl="0">
      <w:start w:val="1"/>
      <w:numFmt w:val="upperLetter"/>
      <w:pStyle w:val="Heading5"/>
      <w:lvlText w:val="%1."/>
      <w:lvlJc w:val="left"/>
      <w:pPr>
        <w:tabs>
          <w:tab w:val="num" w:pos="360"/>
        </w:tabs>
        <w:ind w:left="360" w:hanging="360"/>
      </w:pPr>
      <w:rPr>
        <w:rFonts w:hint="default"/>
      </w:rPr>
    </w:lvl>
  </w:abstractNum>
  <w:abstractNum w:abstractNumId="51" w15:restartNumberingAfterBreak="0">
    <w:nsid w:val="713C5FD2"/>
    <w:multiLevelType w:val="hybridMultilevel"/>
    <w:tmpl w:val="B0DA1F66"/>
    <w:lvl w:ilvl="0" w:tplc="D45C6ED2">
      <w:start w:val="1"/>
      <w:numFmt w:val="bullet"/>
      <w:lvlText w:val=""/>
      <w:lvlJc w:val="left"/>
      <w:pPr>
        <w:ind w:left="720" w:hanging="360"/>
      </w:pPr>
      <w:rPr>
        <w:rFonts w:ascii="Symbol" w:hAnsi="Symbol" w:hint="default"/>
      </w:rPr>
    </w:lvl>
    <w:lvl w:ilvl="1" w:tplc="FB987F48" w:tentative="1">
      <w:start w:val="1"/>
      <w:numFmt w:val="bullet"/>
      <w:lvlText w:val="o"/>
      <w:lvlJc w:val="left"/>
      <w:pPr>
        <w:ind w:left="1440" w:hanging="360"/>
      </w:pPr>
      <w:rPr>
        <w:rFonts w:ascii="Courier New" w:hAnsi="Courier New" w:cs="Courier New" w:hint="default"/>
      </w:rPr>
    </w:lvl>
    <w:lvl w:ilvl="2" w:tplc="74B60E6C" w:tentative="1">
      <w:start w:val="1"/>
      <w:numFmt w:val="bullet"/>
      <w:lvlText w:val=""/>
      <w:lvlJc w:val="left"/>
      <w:pPr>
        <w:ind w:left="2160" w:hanging="360"/>
      </w:pPr>
      <w:rPr>
        <w:rFonts w:ascii="Wingdings" w:hAnsi="Wingdings" w:hint="default"/>
      </w:rPr>
    </w:lvl>
    <w:lvl w:ilvl="3" w:tplc="9A8694B8" w:tentative="1">
      <w:start w:val="1"/>
      <w:numFmt w:val="bullet"/>
      <w:lvlText w:val=""/>
      <w:lvlJc w:val="left"/>
      <w:pPr>
        <w:ind w:left="2880" w:hanging="360"/>
      </w:pPr>
      <w:rPr>
        <w:rFonts w:ascii="Symbol" w:hAnsi="Symbol" w:hint="default"/>
      </w:rPr>
    </w:lvl>
    <w:lvl w:ilvl="4" w:tplc="C382F81A" w:tentative="1">
      <w:start w:val="1"/>
      <w:numFmt w:val="bullet"/>
      <w:lvlText w:val="o"/>
      <w:lvlJc w:val="left"/>
      <w:pPr>
        <w:ind w:left="3600" w:hanging="360"/>
      </w:pPr>
      <w:rPr>
        <w:rFonts w:ascii="Courier New" w:hAnsi="Courier New" w:cs="Courier New" w:hint="default"/>
      </w:rPr>
    </w:lvl>
    <w:lvl w:ilvl="5" w:tplc="B992B824" w:tentative="1">
      <w:start w:val="1"/>
      <w:numFmt w:val="bullet"/>
      <w:lvlText w:val=""/>
      <w:lvlJc w:val="left"/>
      <w:pPr>
        <w:ind w:left="4320" w:hanging="360"/>
      </w:pPr>
      <w:rPr>
        <w:rFonts w:ascii="Wingdings" w:hAnsi="Wingdings" w:hint="default"/>
      </w:rPr>
    </w:lvl>
    <w:lvl w:ilvl="6" w:tplc="E5045838" w:tentative="1">
      <w:start w:val="1"/>
      <w:numFmt w:val="bullet"/>
      <w:lvlText w:val=""/>
      <w:lvlJc w:val="left"/>
      <w:pPr>
        <w:ind w:left="5040" w:hanging="360"/>
      </w:pPr>
      <w:rPr>
        <w:rFonts w:ascii="Symbol" w:hAnsi="Symbol" w:hint="default"/>
      </w:rPr>
    </w:lvl>
    <w:lvl w:ilvl="7" w:tplc="E2127038" w:tentative="1">
      <w:start w:val="1"/>
      <w:numFmt w:val="bullet"/>
      <w:lvlText w:val="o"/>
      <w:lvlJc w:val="left"/>
      <w:pPr>
        <w:ind w:left="5760" w:hanging="360"/>
      </w:pPr>
      <w:rPr>
        <w:rFonts w:ascii="Courier New" w:hAnsi="Courier New" w:cs="Courier New" w:hint="default"/>
      </w:rPr>
    </w:lvl>
    <w:lvl w:ilvl="8" w:tplc="AE70B590" w:tentative="1">
      <w:start w:val="1"/>
      <w:numFmt w:val="bullet"/>
      <w:lvlText w:val=""/>
      <w:lvlJc w:val="left"/>
      <w:pPr>
        <w:ind w:left="6480" w:hanging="360"/>
      </w:pPr>
      <w:rPr>
        <w:rFonts w:ascii="Wingdings" w:hAnsi="Wingdings" w:hint="default"/>
      </w:rPr>
    </w:lvl>
  </w:abstractNum>
  <w:abstractNum w:abstractNumId="52" w15:restartNumberingAfterBreak="0">
    <w:nsid w:val="72237045"/>
    <w:multiLevelType w:val="singleLevel"/>
    <w:tmpl w:val="04090015"/>
    <w:lvl w:ilvl="0">
      <w:start w:val="1"/>
      <w:numFmt w:val="upperLetter"/>
      <w:lvlText w:val="%1."/>
      <w:lvlJc w:val="left"/>
      <w:pPr>
        <w:tabs>
          <w:tab w:val="num" w:pos="360"/>
        </w:tabs>
        <w:ind w:left="360" w:hanging="360"/>
      </w:pPr>
    </w:lvl>
  </w:abstractNum>
  <w:abstractNum w:abstractNumId="53" w15:restartNumberingAfterBreak="0">
    <w:nsid w:val="72ED3651"/>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54" w15:restartNumberingAfterBreak="0">
    <w:nsid w:val="7406620A"/>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5" w15:restartNumberingAfterBreak="0">
    <w:nsid w:val="74361780"/>
    <w:multiLevelType w:val="singleLevel"/>
    <w:tmpl w:val="04090015"/>
    <w:lvl w:ilvl="0">
      <w:start w:val="1"/>
      <w:numFmt w:val="upperLetter"/>
      <w:lvlText w:val="%1."/>
      <w:lvlJc w:val="left"/>
      <w:pPr>
        <w:tabs>
          <w:tab w:val="num" w:pos="360"/>
        </w:tabs>
        <w:ind w:left="360" w:hanging="360"/>
      </w:pPr>
    </w:lvl>
  </w:abstractNum>
  <w:abstractNum w:abstractNumId="56" w15:restartNumberingAfterBreak="0">
    <w:nsid w:val="791616E7"/>
    <w:multiLevelType w:val="singleLevel"/>
    <w:tmpl w:val="04090015"/>
    <w:lvl w:ilvl="0">
      <w:start w:val="1"/>
      <w:numFmt w:val="upperLetter"/>
      <w:lvlText w:val="%1."/>
      <w:lvlJc w:val="left"/>
      <w:pPr>
        <w:tabs>
          <w:tab w:val="num" w:pos="360"/>
        </w:tabs>
        <w:ind w:left="360" w:hanging="360"/>
      </w:pPr>
    </w:lvl>
  </w:abstractNum>
  <w:abstractNum w:abstractNumId="57" w15:restartNumberingAfterBreak="0">
    <w:nsid w:val="7A7F1DE6"/>
    <w:multiLevelType w:val="singleLevel"/>
    <w:tmpl w:val="0409000B"/>
    <w:lvl w:ilvl="0">
      <w:start w:val="1"/>
      <w:numFmt w:val="bullet"/>
      <w:lvlText w:val=""/>
      <w:lvlJc w:val="left"/>
      <w:pPr>
        <w:tabs>
          <w:tab w:val="num" w:pos="360"/>
        </w:tabs>
        <w:ind w:left="360" w:hanging="360"/>
      </w:pPr>
      <w:rPr>
        <w:rFonts w:ascii="Wingdings" w:hAnsi="Wingdings" w:hint="default"/>
      </w:rPr>
    </w:lvl>
  </w:abstractNum>
  <w:abstractNum w:abstractNumId="58" w15:restartNumberingAfterBreak="0">
    <w:nsid w:val="7B7C1C7E"/>
    <w:multiLevelType w:val="hybridMultilevel"/>
    <w:tmpl w:val="A2FAE114"/>
    <w:lvl w:ilvl="0" w:tplc="FE8E5676">
      <w:start w:val="1"/>
      <w:numFmt w:val="upperLetter"/>
      <w:lvlText w:val="%1."/>
      <w:lvlJc w:val="left"/>
      <w:pPr>
        <w:tabs>
          <w:tab w:val="num" w:pos="540"/>
        </w:tabs>
        <w:ind w:left="540" w:hanging="360"/>
      </w:pPr>
      <w:rPr>
        <w:rFonts w:hint="default"/>
      </w:rPr>
    </w:lvl>
    <w:lvl w:ilvl="1" w:tplc="76180A5A" w:tentative="1">
      <w:start w:val="1"/>
      <w:numFmt w:val="lowerLetter"/>
      <w:lvlText w:val="%2."/>
      <w:lvlJc w:val="left"/>
      <w:pPr>
        <w:tabs>
          <w:tab w:val="num" w:pos="1260"/>
        </w:tabs>
        <w:ind w:left="1260" w:hanging="360"/>
      </w:pPr>
    </w:lvl>
    <w:lvl w:ilvl="2" w:tplc="61BCCBF4" w:tentative="1">
      <w:start w:val="1"/>
      <w:numFmt w:val="lowerRoman"/>
      <w:lvlText w:val="%3."/>
      <w:lvlJc w:val="right"/>
      <w:pPr>
        <w:tabs>
          <w:tab w:val="num" w:pos="1980"/>
        </w:tabs>
        <w:ind w:left="1980" w:hanging="180"/>
      </w:pPr>
    </w:lvl>
    <w:lvl w:ilvl="3" w:tplc="EE3E6C70" w:tentative="1">
      <w:start w:val="1"/>
      <w:numFmt w:val="decimal"/>
      <w:lvlText w:val="%4."/>
      <w:lvlJc w:val="left"/>
      <w:pPr>
        <w:tabs>
          <w:tab w:val="num" w:pos="2700"/>
        </w:tabs>
        <w:ind w:left="2700" w:hanging="360"/>
      </w:pPr>
    </w:lvl>
    <w:lvl w:ilvl="4" w:tplc="781AE182" w:tentative="1">
      <w:start w:val="1"/>
      <w:numFmt w:val="lowerLetter"/>
      <w:lvlText w:val="%5."/>
      <w:lvlJc w:val="left"/>
      <w:pPr>
        <w:tabs>
          <w:tab w:val="num" w:pos="3420"/>
        </w:tabs>
        <w:ind w:left="3420" w:hanging="360"/>
      </w:pPr>
    </w:lvl>
    <w:lvl w:ilvl="5" w:tplc="DEEA473A" w:tentative="1">
      <w:start w:val="1"/>
      <w:numFmt w:val="lowerRoman"/>
      <w:lvlText w:val="%6."/>
      <w:lvlJc w:val="right"/>
      <w:pPr>
        <w:tabs>
          <w:tab w:val="num" w:pos="4140"/>
        </w:tabs>
        <w:ind w:left="4140" w:hanging="180"/>
      </w:pPr>
    </w:lvl>
    <w:lvl w:ilvl="6" w:tplc="D9DC5882" w:tentative="1">
      <w:start w:val="1"/>
      <w:numFmt w:val="decimal"/>
      <w:lvlText w:val="%7."/>
      <w:lvlJc w:val="left"/>
      <w:pPr>
        <w:tabs>
          <w:tab w:val="num" w:pos="4860"/>
        </w:tabs>
        <w:ind w:left="4860" w:hanging="360"/>
      </w:pPr>
    </w:lvl>
    <w:lvl w:ilvl="7" w:tplc="ED1CD75E" w:tentative="1">
      <w:start w:val="1"/>
      <w:numFmt w:val="lowerLetter"/>
      <w:lvlText w:val="%8."/>
      <w:lvlJc w:val="left"/>
      <w:pPr>
        <w:tabs>
          <w:tab w:val="num" w:pos="5580"/>
        </w:tabs>
        <w:ind w:left="5580" w:hanging="360"/>
      </w:pPr>
    </w:lvl>
    <w:lvl w:ilvl="8" w:tplc="AF6A0394" w:tentative="1">
      <w:start w:val="1"/>
      <w:numFmt w:val="lowerRoman"/>
      <w:lvlText w:val="%9."/>
      <w:lvlJc w:val="right"/>
      <w:pPr>
        <w:tabs>
          <w:tab w:val="num" w:pos="6300"/>
        </w:tabs>
        <w:ind w:left="6300" w:hanging="180"/>
      </w:pPr>
    </w:lvl>
  </w:abstractNum>
  <w:abstractNum w:abstractNumId="59" w15:restartNumberingAfterBreak="0">
    <w:nsid w:val="7EE43B2D"/>
    <w:multiLevelType w:val="hybridMultilevel"/>
    <w:tmpl w:val="D07EF112"/>
    <w:lvl w:ilvl="0" w:tplc="F0F81810">
      <w:start w:val="1"/>
      <w:numFmt w:val="bullet"/>
      <w:lvlText w:val=""/>
      <w:lvlJc w:val="left"/>
      <w:pPr>
        <w:tabs>
          <w:tab w:val="num" w:pos="360"/>
        </w:tabs>
        <w:ind w:left="360" w:hanging="360"/>
      </w:pPr>
      <w:rPr>
        <w:rFonts w:ascii="Wingdings" w:hAnsi="Wingdings"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num w:numId="1">
    <w:abstractNumId w:val="53"/>
  </w:num>
  <w:num w:numId="2">
    <w:abstractNumId w:val="50"/>
  </w:num>
  <w:num w:numId="3">
    <w:abstractNumId w:val="57"/>
  </w:num>
  <w:num w:numId="4">
    <w:abstractNumId w:val="54"/>
  </w:num>
  <w:num w:numId="5">
    <w:abstractNumId w:val="49"/>
  </w:num>
  <w:num w:numId="6">
    <w:abstractNumId w:val="22"/>
  </w:num>
  <w:num w:numId="7">
    <w:abstractNumId w:val="15"/>
  </w:num>
  <w:num w:numId="8">
    <w:abstractNumId w:val="31"/>
  </w:num>
  <w:num w:numId="9">
    <w:abstractNumId w:val="24"/>
  </w:num>
  <w:num w:numId="10">
    <w:abstractNumId w:val="55"/>
  </w:num>
  <w:num w:numId="11">
    <w:abstractNumId w:val="30"/>
  </w:num>
  <w:num w:numId="12">
    <w:abstractNumId w:val="46"/>
  </w:num>
  <w:num w:numId="13">
    <w:abstractNumId w:val="48"/>
  </w:num>
  <w:num w:numId="14">
    <w:abstractNumId w:val="7"/>
  </w:num>
  <w:num w:numId="15">
    <w:abstractNumId w:val="56"/>
  </w:num>
  <w:num w:numId="16">
    <w:abstractNumId w:val="37"/>
  </w:num>
  <w:num w:numId="17">
    <w:abstractNumId w:val="19"/>
  </w:num>
  <w:num w:numId="18">
    <w:abstractNumId w:val="36"/>
  </w:num>
  <w:num w:numId="19">
    <w:abstractNumId w:val="52"/>
  </w:num>
  <w:num w:numId="20">
    <w:abstractNumId w:val="59"/>
  </w:num>
  <w:num w:numId="21">
    <w:abstractNumId w:val="3"/>
  </w:num>
  <w:num w:numId="22">
    <w:abstractNumId w:val="2"/>
  </w:num>
  <w:num w:numId="23">
    <w:abstractNumId w:val="29"/>
  </w:num>
  <w:num w:numId="24">
    <w:abstractNumId w:val="18"/>
  </w:num>
  <w:num w:numId="25">
    <w:abstractNumId w:val="33"/>
  </w:num>
  <w:num w:numId="26">
    <w:abstractNumId w:val="58"/>
  </w:num>
  <w:num w:numId="27">
    <w:abstractNumId w:val="6"/>
  </w:num>
  <w:num w:numId="28">
    <w:abstractNumId w:val="51"/>
  </w:num>
  <w:num w:numId="29">
    <w:abstractNumId w:val="16"/>
  </w:num>
  <w:num w:numId="30">
    <w:abstractNumId w:val="20"/>
  </w:num>
  <w:num w:numId="31">
    <w:abstractNumId w:val="27"/>
  </w:num>
  <w:num w:numId="32">
    <w:abstractNumId w:val="17"/>
  </w:num>
  <w:num w:numId="33">
    <w:abstractNumId w:val="42"/>
  </w:num>
  <w:num w:numId="34">
    <w:abstractNumId w:val="41"/>
  </w:num>
  <w:num w:numId="35">
    <w:abstractNumId w:val="44"/>
  </w:num>
  <w:num w:numId="36">
    <w:abstractNumId w:val="11"/>
  </w:num>
  <w:num w:numId="37">
    <w:abstractNumId w:val="43"/>
  </w:num>
  <w:num w:numId="38">
    <w:abstractNumId w:val="4"/>
  </w:num>
  <w:num w:numId="39">
    <w:abstractNumId w:val="25"/>
  </w:num>
  <w:num w:numId="40">
    <w:abstractNumId w:val="13"/>
  </w:num>
  <w:num w:numId="41">
    <w:abstractNumId w:val="28"/>
  </w:num>
  <w:num w:numId="42">
    <w:abstractNumId w:val="26"/>
  </w:num>
  <w:num w:numId="43">
    <w:abstractNumId w:val="9"/>
  </w:num>
  <w:num w:numId="44">
    <w:abstractNumId w:val="5"/>
  </w:num>
  <w:num w:numId="45">
    <w:abstractNumId w:val="38"/>
  </w:num>
  <w:num w:numId="46">
    <w:abstractNumId w:val="45"/>
  </w:num>
  <w:num w:numId="47">
    <w:abstractNumId w:val="34"/>
  </w:num>
  <w:num w:numId="48">
    <w:abstractNumId w:val="31"/>
  </w:num>
  <w:num w:numId="4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31"/>
  </w:num>
  <w:num w:numId="51">
    <w:abstractNumId w:val="40"/>
  </w:num>
  <w:num w:numId="52">
    <w:abstractNumId w:val="39"/>
  </w:num>
  <w:num w:numId="53">
    <w:abstractNumId w:val="1"/>
  </w:num>
  <w:num w:numId="54">
    <w:abstractNumId w:val="32"/>
  </w:num>
  <w:num w:numId="55">
    <w:abstractNumId w:val="10"/>
  </w:num>
  <w:num w:numId="56">
    <w:abstractNumId w:val="23"/>
  </w:num>
  <w:num w:numId="57">
    <w:abstractNumId w:val="21"/>
  </w:num>
  <w:num w:numId="58">
    <w:abstractNumId w:val="35"/>
  </w:num>
  <w:num w:numId="59">
    <w:abstractNumId w:val="14"/>
  </w:num>
  <w:num w:numId="60">
    <w:abstractNumId w:val="12"/>
  </w:num>
  <w:num w:numId="61">
    <w:abstractNumId w:val="8"/>
  </w:num>
  <w:numIdMacAtCleanup w:val="6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Pradhul">
    <w15:presenceInfo w15:providerId="AD" w15:userId="S-1-5-21-1933485140-791539629-772073404-2060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4A6A"/>
    <w:rsid w:val="0001601C"/>
    <w:rsid w:val="00034F23"/>
    <w:rsid w:val="00076D1C"/>
    <w:rsid w:val="000B0D4E"/>
    <w:rsid w:val="000B6530"/>
    <w:rsid w:val="000E1EB8"/>
    <w:rsid w:val="000F6E11"/>
    <w:rsid w:val="00106002"/>
    <w:rsid w:val="001257AE"/>
    <w:rsid w:val="00150C96"/>
    <w:rsid w:val="00170A60"/>
    <w:rsid w:val="001750A0"/>
    <w:rsid w:val="00183964"/>
    <w:rsid w:val="001855D3"/>
    <w:rsid w:val="00193DA9"/>
    <w:rsid w:val="001A5904"/>
    <w:rsid w:val="001C1801"/>
    <w:rsid w:val="001F1F3B"/>
    <w:rsid w:val="00243F82"/>
    <w:rsid w:val="00252C31"/>
    <w:rsid w:val="00257BB8"/>
    <w:rsid w:val="00271194"/>
    <w:rsid w:val="002715E4"/>
    <w:rsid w:val="0027264F"/>
    <w:rsid w:val="002732D2"/>
    <w:rsid w:val="00273852"/>
    <w:rsid w:val="00284F9C"/>
    <w:rsid w:val="002A6AB9"/>
    <w:rsid w:val="002B01F5"/>
    <w:rsid w:val="002B18BA"/>
    <w:rsid w:val="002B69E8"/>
    <w:rsid w:val="002C4345"/>
    <w:rsid w:val="002D160E"/>
    <w:rsid w:val="002F41FF"/>
    <w:rsid w:val="002F6349"/>
    <w:rsid w:val="0031039E"/>
    <w:rsid w:val="00314DAB"/>
    <w:rsid w:val="003228E5"/>
    <w:rsid w:val="00365699"/>
    <w:rsid w:val="003733ED"/>
    <w:rsid w:val="00384FE2"/>
    <w:rsid w:val="003A3875"/>
    <w:rsid w:val="003A62D9"/>
    <w:rsid w:val="003C56C5"/>
    <w:rsid w:val="003F0362"/>
    <w:rsid w:val="0041193B"/>
    <w:rsid w:val="00447E0D"/>
    <w:rsid w:val="0046404D"/>
    <w:rsid w:val="00486738"/>
    <w:rsid w:val="004974A2"/>
    <w:rsid w:val="004A0359"/>
    <w:rsid w:val="004A5F19"/>
    <w:rsid w:val="004B5897"/>
    <w:rsid w:val="004D6AF6"/>
    <w:rsid w:val="004F5FAD"/>
    <w:rsid w:val="005003C3"/>
    <w:rsid w:val="005378F5"/>
    <w:rsid w:val="005459D4"/>
    <w:rsid w:val="005537BD"/>
    <w:rsid w:val="00554F88"/>
    <w:rsid w:val="005618F6"/>
    <w:rsid w:val="005B4D16"/>
    <w:rsid w:val="005E236E"/>
    <w:rsid w:val="00611653"/>
    <w:rsid w:val="00612359"/>
    <w:rsid w:val="00647476"/>
    <w:rsid w:val="006775FE"/>
    <w:rsid w:val="00682C82"/>
    <w:rsid w:val="006A2E6B"/>
    <w:rsid w:val="006A4022"/>
    <w:rsid w:val="006C1E3A"/>
    <w:rsid w:val="006C78AA"/>
    <w:rsid w:val="006D56DD"/>
    <w:rsid w:val="006E0FAC"/>
    <w:rsid w:val="006E174A"/>
    <w:rsid w:val="00710EB1"/>
    <w:rsid w:val="00711456"/>
    <w:rsid w:val="00761301"/>
    <w:rsid w:val="00763060"/>
    <w:rsid w:val="00764958"/>
    <w:rsid w:val="0077369A"/>
    <w:rsid w:val="00782667"/>
    <w:rsid w:val="007A01CB"/>
    <w:rsid w:val="007A4BE0"/>
    <w:rsid w:val="007B11B6"/>
    <w:rsid w:val="007B4D0E"/>
    <w:rsid w:val="007D2ECB"/>
    <w:rsid w:val="00820EDB"/>
    <w:rsid w:val="0084200E"/>
    <w:rsid w:val="008770CB"/>
    <w:rsid w:val="00880D51"/>
    <w:rsid w:val="00892E70"/>
    <w:rsid w:val="008F3D77"/>
    <w:rsid w:val="009015C9"/>
    <w:rsid w:val="00934B5B"/>
    <w:rsid w:val="00936BBE"/>
    <w:rsid w:val="00956022"/>
    <w:rsid w:val="00985BFA"/>
    <w:rsid w:val="0098748D"/>
    <w:rsid w:val="009A36B0"/>
    <w:rsid w:val="009A6693"/>
    <w:rsid w:val="009C1821"/>
    <w:rsid w:val="009E3452"/>
    <w:rsid w:val="00A311F6"/>
    <w:rsid w:val="00A559DF"/>
    <w:rsid w:val="00A733BF"/>
    <w:rsid w:val="00A80E3A"/>
    <w:rsid w:val="00A905D2"/>
    <w:rsid w:val="00A92438"/>
    <w:rsid w:val="00A93296"/>
    <w:rsid w:val="00AB650A"/>
    <w:rsid w:val="00AB73D6"/>
    <w:rsid w:val="00AE02FE"/>
    <w:rsid w:val="00AE55F7"/>
    <w:rsid w:val="00B01845"/>
    <w:rsid w:val="00B1096A"/>
    <w:rsid w:val="00B2385F"/>
    <w:rsid w:val="00B3573F"/>
    <w:rsid w:val="00B35E8A"/>
    <w:rsid w:val="00B76A6C"/>
    <w:rsid w:val="00C06AA7"/>
    <w:rsid w:val="00C11A89"/>
    <w:rsid w:val="00C25DDF"/>
    <w:rsid w:val="00C32122"/>
    <w:rsid w:val="00C32CEF"/>
    <w:rsid w:val="00C51FDF"/>
    <w:rsid w:val="00C52B69"/>
    <w:rsid w:val="00C604BD"/>
    <w:rsid w:val="00C64A6A"/>
    <w:rsid w:val="00C66A06"/>
    <w:rsid w:val="00C7358C"/>
    <w:rsid w:val="00C75970"/>
    <w:rsid w:val="00C86887"/>
    <w:rsid w:val="00C87E3F"/>
    <w:rsid w:val="00C93ECD"/>
    <w:rsid w:val="00CB6D0A"/>
    <w:rsid w:val="00CF5736"/>
    <w:rsid w:val="00D31FA2"/>
    <w:rsid w:val="00D365AE"/>
    <w:rsid w:val="00D47709"/>
    <w:rsid w:val="00D51827"/>
    <w:rsid w:val="00D53F7B"/>
    <w:rsid w:val="00D60D69"/>
    <w:rsid w:val="00D663BF"/>
    <w:rsid w:val="00DB13A3"/>
    <w:rsid w:val="00E012C3"/>
    <w:rsid w:val="00E04B79"/>
    <w:rsid w:val="00E071B4"/>
    <w:rsid w:val="00E07789"/>
    <w:rsid w:val="00E42356"/>
    <w:rsid w:val="00EA736E"/>
    <w:rsid w:val="00EC2F2E"/>
    <w:rsid w:val="00EC6014"/>
    <w:rsid w:val="00ED410B"/>
    <w:rsid w:val="00EE5832"/>
    <w:rsid w:val="00F00104"/>
    <w:rsid w:val="00F14053"/>
    <w:rsid w:val="00F16844"/>
    <w:rsid w:val="00F267EC"/>
    <w:rsid w:val="00F744B3"/>
    <w:rsid w:val="00F75C66"/>
    <w:rsid w:val="00FB55D4"/>
    <w:rsid w:val="00FF10A1"/>
    <w:rsid w:val="00FF17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22668C6"/>
  <w15:docId w15:val="{E4649464-52D5-4D04-B8E3-D7C85D5D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64958"/>
  </w:style>
  <w:style w:type="paragraph" w:styleId="Heading1">
    <w:name w:val="heading 1"/>
    <w:basedOn w:val="Normal"/>
    <w:next w:val="Normal"/>
    <w:qFormat/>
    <w:rsid w:val="00764958"/>
    <w:pPr>
      <w:keepNext/>
      <w:outlineLvl w:val="0"/>
    </w:pPr>
    <w:rPr>
      <w:b/>
      <w:sz w:val="24"/>
    </w:rPr>
  </w:style>
  <w:style w:type="paragraph" w:styleId="Heading2">
    <w:name w:val="heading 2"/>
    <w:basedOn w:val="Normal"/>
    <w:next w:val="Normal"/>
    <w:qFormat/>
    <w:rsid w:val="00764958"/>
    <w:pPr>
      <w:keepNext/>
      <w:ind w:left="360"/>
      <w:outlineLvl w:val="1"/>
    </w:pPr>
    <w:rPr>
      <w:b/>
      <w:sz w:val="28"/>
    </w:rPr>
  </w:style>
  <w:style w:type="paragraph" w:styleId="Heading3">
    <w:name w:val="heading 3"/>
    <w:basedOn w:val="Normal"/>
    <w:next w:val="Normal"/>
    <w:qFormat/>
    <w:rsid w:val="00764958"/>
    <w:pPr>
      <w:keepNext/>
      <w:jc w:val="both"/>
      <w:outlineLvl w:val="2"/>
    </w:pPr>
    <w:rPr>
      <w:sz w:val="24"/>
    </w:rPr>
  </w:style>
  <w:style w:type="paragraph" w:styleId="Heading4">
    <w:name w:val="heading 4"/>
    <w:basedOn w:val="Normal"/>
    <w:next w:val="Normal"/>
    <w:qFormat/>
    <w:rsid w:val="00764958"/>
    <w:pPr>
      <w:keepNext/>
      <w:outlineLvl w:val="3"/>
    </w:pPr>
    <w:rPr>
      <w:sz w:val="28"/>
    </w:rPr>
  </w:style>
  <w:style w:type="paragraph" w:styleId="Heading5">
    <w:name w:val="heading 5"/>
    <w:basedOn w:val="Normal"/>
    <w:next w:val="Normal"/>
    <w:qFormat/>
    <w:rsid w:val="00764958"/>
    <w:pPr>
      <w:keepNext/>
      <w:numPr>
        <w:numId w:val="2"/>
      </w:numPr>
      <w:jc w:val="both"/>
      <w:outlineLvl w:val="4"/>
    </w:pPr>
    <w:rPr>
      <w:b/>
      <w:sz w:val="24"/>
    </w:rPr>
  </w:style>
  <w:style w:type="paragraph" w:styleId="Heading6">
    <w:name w:val="heading 6"/>
    <w:basedOn w:val="Normal"/>
    <w:next w:val="Normal"/>
    <w:qFormat/>
    <w:rsid w:val="00764958"/>
    <w:pPr>
      <w:keepNext/>
      <w:pBdr>
        <w:bottom w:val="single" w:sz="12" w:space="1" w:color="auto"/>
      </w:pBdr>
      <w:jc w:val="both"/>
      <w:outlineLvl w:val="5"/>
    </w:pPr>
    <w:rPr>
      <w:b/>
      <w:sz w:val="24"/>
    </w:rPr>
  </w:style>
  <w:style w:type="paragraph" w:styleId="Heading7">
    <w:name w:val="heading 7"/>
    <w:basedOn w:val="Normal"/>
    <w:next w:val="Normal"/>
    <w:qFormat/>
    <w:rsid w:val="00764958"/>
    <w:pPr>
      <w:keepNext/>
      <w:jc w:val="both"/>
      <w:outlineLvl w:val="6"/>
    </w:pPr>
    <w:rPr>
      <w:b/>
      <w:sz w:val="24"/>
    </w:rPr>
  </w:style>
  <w:style w:type="paragraph" w:styleId="Heading8">
    <w:name w:val="heading 8"/>
    <w:basedOn w:val="Normal"/>
    <w:next w:val="Normal"/>
    <w:qFormat/>
    <w:rsid w:val="00764958"/>
    <w:pPr>
      <w:keepNext/>
      <w:jc w:val="center"/>
      <w:outlineLvl w:val="7"/>
    </w:pPr>
    <w:rPr>
      <w:b/>
      <w:sz w:val="24"/>
    </w:rPr>
  </w:style>
  <w:style w:type="paragraph" w:styleId="Heading9">
    <w:name w:val="heading 9"/>
    <w:basedOn w:val="Normal"/>
    <w:next w:val="Normal"/>
    <w:qFormat/>
    <w:rsid w:val="00764958"/>
    <w:pPr>
      <w:keepNext/>
      <w:pBdr>
        <w:bottom w:val="single" w:sz="12" w:space="1" w:color="auto"/>
      </w:pBdr>
      <w:jc w:val="both"/>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764958"/>
    <w:pPr>
      <w:widowControl w:val="0"/>
      <w:tabs>
        <w:tab w:val="center" w:pos="4320"/>
        <w:tab w:val="right" w:pos="8640"/>
      </w:tabs>
      <w:suppressAutoHyphens/>
    </w:pPr>
    <w:rPr>
      <w:sz w:val="24"/>
    </w:rPr>
  </w:style>
  <w:style w:type="paragraph" w:customStyle="1" w:styleId="WW-PlainText">
    <w:name w:val="WW-Plain Text"/>
    <w:basedOn w:val="Normal"/>
    <w:rsid w:val="00764958"/>
    <w:pPr>
      <w:widowControl w:val="0"/>
      <w:suppressAutoHyphens/>
    </w:pPr>
    <w:rPr>
      <w:rFonts w:ascii="Courier New" w:hAnsi="Courier New"/>
      <w:sz w:val="24"/>
    </w:rPr>
  </w:style>
  <w:style w:type="paragraph" w:styleId="Title">
    <w:name w:val="Title"/>
    <w:basedOn w:val="Normal"/>
    <w:qFormat/>
    <w:rsid w:val="00764958"/>
    <w:pPr>
      <w:jc w:val="center"/>
    </w:pPr>
    <w:rPr>
      <w:b/>
      <w:sz w:val="24"/>
    </w:rPr>
  </w:style>
  <w:style w:type="paragraph" w:customStyle="1" w:styleId="Standard">
    <w:name w:val="Standard"/>
    <w:rsid w:val="00764958"/>
    <w:rPr>
      <w:snapToGrid w:val="0"/>
      <w:sz w:val="24"/>
    </w:rPr>
  </w:style>
  <w:style w:type="paragraph" w:styleId="Footer">
    <w:name w:val="footer"/>
    <w:basedOn w:val="Normal"/>
    <w:link w:val="FooterChar"/>
    <w:uiPriority w:val="99"/>
    <w:rsid w:val="00764958"/>
    <w:pPr>
      <w:tabs>
        <w:tab w:val="center" w:pos="4320"/>
        <w:tab w:val="right" w:pos="8640"/>
      </w:tabs>
    </w:pPr>
    <w:rPr>
      <w:b/>
      <w:sz w:val="24"/>
    </w:rPr>
  </w:style>
  <w:style w:type="paragraph" w:styleId="BodyText">
    <w:name w:val="Body Text"/>
    <w:basedOn w:val="Normal"/>
    <w:rsid w:val="00764958"/>
    <w:pPr>
      <w:jc w:val="center"/>
    </w:pPr>
    <w:rPr>
      <w:b/>
      <w:sz w:val="24"/>
    </w:rPr>
  </w:style>
  <w:style w:type="paragraph" w:styleId="Subtitle">
    <w:name w:val="Subtitle"/>
    <w:basedOn w:val="Normal"/>
    <w:qFormat/>
    <w:rsid w:val="00764958"/>
    <w:pPr>
      <w:jc w:val="center"/>
    </w:pPr>
    <w:rPr>
      <w:b/>
      <w:sz w:val="28"/>
    </w:rPr>
  </w:style>
  <w:style w:type="paragraph" w:styleId="BodyText2">
    <w:name w:val="Body Text 2"/>
    <w:basedOn w:val="Normal"/>
    <w:rsid w:val="00764958"/>
    <w:pPr>
      <w:jc w:val="both"/>
    </w:pPr>
    <w:rPr>
      <w:b/>
      <w:sz w:val="24"/>
    </w:rPr>
  </w:style>
  <w:style w:type="paragraph" w:styleId="BodyText3">
    <w:name w:val="Body Text 3"/>
    <w:basedOn w:val="Normal"/>
    <w:rsid w:val="00764958"/>
    <w:pPr>
      <w:jc w:val="both"/>
    </w:pPr>
  </w:style>
  <w:style w:type="paragraph" w:styleId="BodyTextIndent">
    <w:name w:val="Body Text Indent"/>
    <w:basedOn w:val="Normal"/>
    <w:rsid w:val="00764958"/>
    <w:pPr>
      <w:ind w:left="720"/>
      <w:jc w:val="both"/>
    </w:pPr>
    <w:rPr>
      <w:sz w:val="24"/>
    </w:rPr>
  </w:style>
  <w:style w:type="character" w:styleId="Hyperlink">
    <w:name w:val="Hyperlink"/>
    <w:basedOn w:val="DefaultParagraphFont"/>
    <w:rsid w:val="00764958"/>
    <w:rPr>
      <w:color w:val="0000FF"/>
      <w:u w:val="single"/>
    </w:rPr>
  </w:style>
  <w:style w:type="character" w:styleId="FollowedHyperlink">
    <w:name w:val="FollowedHyperlink"/>
    <w:basedOn w:val="DefaultParagraphFont"/>
    <w:rsid w:val="00764958"/>
    <w:rPr>
      <w:color w:val="800080"/>
      <w:u w:val="single"/>
    </w:rPr>
  </w:style>
  <w:style w:type="paragraph" w:styleId="List">
    <w:name w:val="List"/>
    <w:basedOn w:val="BodyText"/>
    <w:rsid w:val="00764958"/>
    <w:pPr>
      <w:widowControl w:val="0"/>
      <w:suppressAutoHyphens/>
      <w:spacing w:after="120"/>
      <w:jc w:val="left"/>
    </w:pPr>
    <w:rPr>
      <w:rFonts w:eastAsia="Lucida Sans Unicode"/>
      <w:b w:val="0"/>
    </w:rPr>
  </w:style>
  <w:style w:type="character" w:styleId="PageNumber">
    <w:name w:val="page number"/>
    <w:basedOn w:val="DefaultParagraphFont"/>
    <w:rsid w:val="00764958"/>
  </w:style>
  <w:style w:type="paragraph" w:styleId="BalloonText">
    <w:name w:val="Balloon Text"/>
    <w:basedOn w:val="Normal"/>
    <w:semiHidden/>
    <w:rsid w:val="00C64A6A"/>
    <w:rPr>
      <w:rFonts w:ascii="Tahoma" w:hAnsi="Tahoma" w:cs="Tahoma"/>
      <w:sz w:val="16"/>
      <w:szCs w:val="16"/>
    </w:rPr>
  </w:style>
  <w:style w:type="paragraph" w:styleId="ListParagraph">
    <w:name w:val="List Paragraph"/>
    <w:basedOn w:val="Normal"/>
    <w:uiPriority w:val="34"/>
    <w:qFormat/>
    <w:rsid w:val="005618F6"/>
    <w:pPr>
      <w:spacing w:after="200" w:line="276" w:lineRule="auto"/>
      <w:ind w:left="720"/>
      <w:contextualSpacing/>
    </w:pPr>
    <w:rPr>
      <w:rFonts w:ascii="Calibri" w:eastAsia="Calibri" w:hAnsi="Calibri"/>
      <w:sz w:val="22"/>
      <w:szCs w:val="22"/>
      <w:lang w:val="en-IN"/>
    </w:rPr>
  </w:style>
  <w:style w:type="numbering" w:customStyle="1" w:styleId="Style1">
    <w:name w:val="Style1"/>
    <w:rsid w:val="00193DA9"/>
    <w:pPr>
      <w:numPr>
        <w:numId w:val="36"/>
      </w:numPr>
    </w:pPr>
  </w:style>
  <w:style w:type="character" w:customStyle="1" w:styleId="HeaderChar">
    <w:name w:val="Header Char"/>
    <w:basedOn w:val="DefaultParagraphFont"/>
    <w:link w:val="Header"/>
    <w:uiPriority w:val="99"/>
    <w:rsid w:val="00AE02FE"/>
    <w:rPr>
      <w:sz w:val="24"/>
    </w:rPr>
  </w:style>
  <w:style w:type="character" w:customStyle="1" w:styleId="FooterChar">
    <w:name w:val="Footer Char"/>
    <w:basedOn w:val="DefaultParagraphFont"/>
    <w:link w:val="Footer"/>
    <w:uiPriority w:val="99"/>
    <w:rsid w:val="00AE02FE"/>
    <w:rPr>
      <w:b/>
      <w:sz w:val="24"/>
    </w:rPr>
  </w:style>
  <w:style w:type="paragraph" w:styleId="NormalWeb">
    <w:name w:val="Normal (Web)"/>
    <w:basedOn w:val="Normal"/>
    <w:uiPriority w:val="99"/>
    <w:unhideWhenUsed/>
    <w:rsid w:val="00A905D2"/>
    <w:pPr>
      <w:spacing w:before="100" w:beforeAutospacing="1" w:after="100" w:afterAutospacing="1"/>
    </w:pPr>
    <w:rPr>
      <w:sz w:val="24"/>
      <w:szCs w:val="24"/>
      <w:lang w:val="en-IN" w:eastAsia="en-IN"/>
    </w:rPr>
  </w:style>
  <w:style w:type="paragraph" w:customStyle="1" w:styleId="standard0">
    <w:name w:val="standard"/>
    <w:basedOn w:val="Normal"/>
    <w:rsid w:val="00CB6D0A"/>
    <w:pPr>
      <w:spacing w:before="100" w:beforeAutospacing="1" w:after="100" w:afterAutospacing="1"/>
    </w:pPr>
  </w:style>
  <w:style w:type="paragraph" w:customStyle="1" w:styleId="msolistparagraph0">
    <w:name w:val="msolistparagraph"/>
    <w:basedOn w:val="Normal"/>
    <w:rsid w:val="00CB6D0A"/>
    <w:pPr>
      <w:spacing w:before="100" w:beforeAutospacing="1" w:after="100" w:afterAutospacing="1"/>
    </w:pPr>
    <w:rPr>
      <w:sz w:val="24"/>
      <w:szCs w:val="24"/>
    </w:rPr>
  </w:style>
  <w:style w:type="paragraph" w:customStyle="1" w:styleId="msolistparagraphcxspmiddle">
    <w:name w:val="msolistparagraphcxspmiddle"/>
    <w:basedOn w:val="Normal"/>
    <w:rsid w:val="00CB6D0A"/>
    <w:pPr>
      <w:spacing w:before="100" w:beforeAutospacing="1" w:after="100" w:afterAutospacing="1"/>
    </w:pPr>
    <w:rPr>
      <w:sz w:val="24"/>
      <w:szCs w:val="24"/>
    </w:rPr>
  </w:style>
  <w:style w:type="paragraph" w:customStyle="1" w:styleId="msolistparagraphcxspmiddlecxspmiddle">
    <w:name w:val="msolistparagraphcxspmiddlecxspmiddle"/>
    <w:basedOn w:val="Normal"/>
    <w:rsid w:val="00CB6D0A"/>
    <w:pPr>
      <w:spacing w:before="100" w:beforeAutospacing="1" w:after="100" w:afterAutospacing="1"/>
    </w:pPr>
    <w:rPr>
      <w:sz w:val="24"/>
      <w:szCs w:val="24"/>
    </w:rPr>
  </w:style>
  <w:style w:type="paragraph" w:styleId="NoSpacing">
    <w:name w:val="No Spacing"/>
    <w:uiPriority w:val="1"/>
    <w:qFormat/>
    <w:rsid w:val="00E07789"/>
    <w:rPr>
      <w:rFonts w:ascii="Calibri" w:hAnsi="Calibri"/>
      <w:sz w:val="22"/>
      <w:szCs w:val="22"/>
      <w:lang w:val="en-IN" w:eastAsia="en-IN"/>
    </w:rPr>
  </w:style>
  <w:style w:type="paragraph" w:customStyle="1" w:styleId="Default">
    <w:name w:val="Default"/>
    <w:rsid w:val="00E07789"/>
    <w:pPr>
      <w:autoSpaceDE w:val="0"/>
      <w:autoSpaceDN w:val="0"/>
      <w:adjustRightInd w:val="0"/>
    </w:pPr>
    <w:rPr>
      <w:rFonts w:eastAsia="Calibri"/>
      <w:color w:val="000000"/>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E09428367BB6C478DCFDAEFD0D8ED51" ma:contentTypeVersion="8" ma:contentTypeDescription="Create a new document." ma:contentTypeScope="" ma:versionID="80d143e59156a568c90f8db1fd5dd38d">
  <xsd:schema xmlns:xsd="http://www.w3.org/2001/XMLSchema" xmlns:xs="http://www.w3.org/2001/XMLSchema" xmlns:p="http://schemas.microsoft.com/office/2006/metadata/properties" xmlns:ns2="fa3ff311-adbb-4f07-8127-ab2d27285127" xmlns:ns3="c949d349-a123-401c-bb05-ca31506120dd" targetNamespace="http://schemas.microsoft.com/office/2006/metadata/properties" ma:root="true" ma:fieldsID="0e4e7ad2c69f2cf34505e93fd83a101b" ns2:_="" ns3:_="">
    <xsd:import namespace="fa3ff311-adbb-4f07-8127-ab2d27285127"/>
    <xsd:import namespace="c949d349-a123-401c-bb05-ca31506120d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3ff311-adbb-4f07-8127-ab2d27285127"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949d349-a123-401c-bb05-ca31506120d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4A465A4-7D76-458A-9DEF-74F51C71E38A}"/>
</file>

<file path=customXml/itemProps2.xml><?xml version="1.0" encoding="utf-8"?>
<ds:datastoreItem xmlns:ds="http://schemas.openxmlformats.org/officeDocument/2006/customXml" ds:itemID="{6F745B23-A70F-42D4-A492-9AF7C3B632F3}"/>
</file>

<file path=customXml/itemProps3.xml><?xml version="1.0" encoding="utf-8"?>
<ds:datastoreItem xmlns:ds="http://schemas.openxmlformats.org/officeDocument/2006/customXml" ds:itemID="{5284DCF5-C9EC-4C3F-9A21-5498BB3DB9F6}"/>
</file>

<file path=docProps/app.xml><?xml version="1.0" encoding="utf-8"?>
<Properties xmlns="http://schemas.openxmlformats.org/officeDocument/2006/extended-properties" xmlns:vt="http://schemas.openxmlformats.org/officeDocument/2006/docPropsVTypes">
  <Template>Normal</Template>
  <TotalTime>3</TotalTime>
  <Pages>20</Pages>
  <Words>6775</Words>
  <Characters>33767</Characters>
  <Application>Microsoft Office Word</Application>
  <DocSecurity>0</DocSecurity>
  <Lines>281</Lines>
  <Paragraphs>80</Paragraphs>
  <ScaleCrop>false</ScaleCrop>
  <HeadingPairs>
    <vt:vector size="2" baseType="variant">
      <vt:variant>
        <vt:lpstr>Title</vt:lpstr>
      </vt:variant>
      <vt:variant>
        <vt:i4>1</vt:i4>
      </vt:variant>
    </vt:vector>
  </HeadingPairs>
  <TitlesOfParts>
    <vt:vector size="1" baseType="lpstr">
      <vt:lpstr>SESA INDUSTRIES LIMITED</vt:lpstr>
    </vt:vector>
  </TitlesOfParts>
  <Company>sesa goa ltd</Company>
  <LinksUpToDate>false</LinksUpToDate>
  <CharactersWithSpaces>40462</CharactersWithSpaces>
  <SharedDoc>false</SharedDoc>
  <HLinks>
    <vt:vector size="24" baseType="variant">
      <vt:variant>
        <vt:i4>1179713</vt:i4>
      </vt:variant>
      <vt:variant>
        <vt:i4>9</vt:i4>
      </vt:variant>
      <vt:variant>
        <vt:i4>0</vt:i4>
      </vt:variant>
      <vt:variant>
        <vt:i4>5</vt:i4>
      </vt:variant>
      <vt:variant>
        <vt:lpwstr>../../../../Documents and Settings/kapil.SGL/Local Settings/Temp/Temporary Directory 4 for Work Instructions Revised.zip/WIMAINT12 MATERIAL HANDLING .doc</vt:lpwstr>
      </vt:variant>
      <vt:variant>
        <vt:lpwstr/>
      </vt:variant>
      <vt:variant>
        <vt:i4>917518</vt:i4>
      </vt:variant>
      <vt:variant>
        <vt:i4>6</vt:i4>
      </vt:variant>
      <vt:variant>
        <vt:i4>0</vt:i4>
      </vt:variant>
      <vt:variant>
        <vt:i4>5</vt:i4>
      </vt:variant>
      <vt:variant>
        <vt:lpwstr>../../../../Documents and Settings/kapil.SGL/Local Settings/Temp/Temporary Directory 4 for Work Instructions Revised.zip/WIMAINT91 HOUSE KEEPING.doc</vt:lpwstr>
      </vt:variant>
      <vt:variant>
        <vt:lpwstr/>
      </vt:variant>
      <vt:variant>
        <vt:i4>1179713</vt:i4>
      </vt:variant>
      <vt:variant>
        <vt:i4>3</vt:i4>
      </vt:variant>
      <vt:variant>
        <vt:i4>0</vt:i4>
      </vt:variant>
      <vt:variant>
        <vt:i4>5</vt:i4>
      </vt:variant>
      <vt:variant>
        <vt:lpwstr>../../../../Documents and Settings/kapil.SGL/Local Settings/Temp/Temporary Directory 4 for Work Instructions Revised.zip/WIMAINT12 MATERIAL HANDLING .doc</vt:lpwstr>
      </vt:variant>
      <vt:variant>
        <vt:lpwstr/>
      </vt:variant>
      <vt:variant>
        <vt:i4>7667766</vt:i4>
      </vt:variant>
      <vt:variant>
        <vt:i4>0</vt:i4>
      </vt:variant>
      <vt:variant>
        <vt:i4>0</vt:i4>
      </vt:variant>
      <vt:variant>
        <vt:i4>5</vt:i4>
      </vt:variant>
      <vt:variant>
        <vt:lpwstr>../../../../Documents and Settings/kapil.SGL/Local Settings/Temp/Temporary Directory 4 for Work Instructions Revised.zip/WIMAINT93 LUBRICATION.doc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SESA INDUSTRIES LIMITED</dc:title>
  <dc:creator>MAINT212</dc:creator>
  <cp:lastModifiedBy>Archana Mandrekar</cp:lastModifiedBy>
  <cp:revision>4</cp:revision>
  <cp:lastPrinted>2004-12-11T05:39:00Z</cp:lastPrinted>
  <dcterms:created xsi:type="dcterms:W3CDTF">2021-05-28T10:05:00Z</dcterms:created>
  <dcterms:modified xsi:type="dcterms:W3CDTF">2022-12-14T09:53:00Z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0x0101007E09428367BB6C478DCFDAEFD0D8ED51</vt:lpwstr>
  </property>
  <property fmtid="{D5CDD505-2E9C-101B-9397-08002B2CF9AE}" pid="3" name="Order">
    <vt:r8>1242300</vt:r8>
  </property>
</Properties>
</file>